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УДК 621.396</w:t>
        <w:br w:type="textWrapping"/>
        <w:t xml:space="preserve">2.3.5. Математическое и программное обеспечение вычислительных систем, комплексов и компьютерных сетей</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rFonts w:ascii="Times New Roman" w:cs="Times New Roman" w:eastAsia="Times New Roman" w:hAnsi="Times New Roman"/>
          <w:b w:val="1"/>
          <w:bCs w:val="1"/>
          <w:color w:val="222222"/>
          <w:sz w:val="26"/>
          <w:szCs w:val="26"/>
          <w:highlight w:val="white"/>
        </w:rPr>
      </w:pPr>
      <w:del w:id="2" w:author="Claude" w:date="2026-10-25T19:24:41Z">
        <w:r>
          <w:rPr>
            <w:rFonts w:ascii="Times New Roman" w:cs="Times New Roman" w:eastAsia="Times New Roman" w:hAnsi="Times New Roman"/>
            <w:b w:val="1"/>
            <w:bCs w:val="1"/>
            <w:color w:val="222222"/>
            <w:sz w:val="26"/>
            <w:szCs w:val="26"/>
            <w:highlight w:val="white"/>
            <w:rtl w:val="0"/>
          </w:rPr>
          <w:delText xml:space="preserve">Метод</w:delText>
        </w:r>
      </w:del>
      <w:ins w:id="3" w:author="Claude" w:date="2026-10-25T19:24:41Z">
        <w:r>
          <w:rPr>
            <w:rFonts w:ascii="Times New Roman" w:cs="Times New Roman" w:eastAsia="Times New Roman" w:hAnsi="Times New Roman"/>
            <w:b w:val="1"/>
            <w:bCs w:val="1"/>
            <w:color w:val="222222"/>
            <w:sz w:val="26"/>
            <w:szCs w:val="26"/>
            <w:highlight w:val="white"/>
            <w:rtl w:val="0"/>
          </w:rPr>
          <w:t xml:space="preserve">Подход к</w:t>
        </w:r>
      </w:ins>
      <w:r>
        <w:rPr>
          <w:rFonts w:ascii="Times New Roman" w:cs="Times New Roman" w:eastAsia="Times New Roman" w:hAnsi="Times New Roman"/>
          <w:b w:val="1"/>
          <w:bCs w:val="1"/>
          <w:color w:val="222222"/>
          <w:sz w:val="26"/>
          <w:szCs w:val="26"/>
          <w:highlight w:val="white"/>
          <w:rtl w:val="0"/>
        </w:rPr>
        <w:t xml:space="preserve"> валидации автоматных спецификаций на основе перемножения вложенных автоматов</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В. А. Назаров</w:t>
      </w:r>
      <w:r w:rsidDel="00000000" w:rsidR="00000000" w:rsidRPr="00000000">
        <w:rPr>
          <w:rFonts w:ascii="Times New Roman" w:cs="Times New Roman" w:eastAsia="Times New Roman" w:hAnsi="Times New Roman"/>
          <w:b w:val="1"/>
          <w:bCs w:val="1"/>
          <w:i w:val="1"/>
          <w:iCs w:val="1"/>
          <w:sz w:val="26"/>
          <w:szCs w:val="26"/>
          <w:vertAlign w:val="superscript"/>
          <w:rtl w:val="0"/>
        </w:rPr>
        <w:t xml:space="preserve">а</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Бакалавр прикладной математики и информатики</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orcid.org/0009-0000-0352-7885</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nazarov.vladimir.a@gmail.com</w:t>
        <w:br w:type="textWrapping"/>
      </w:r>
      <w:r w:rsidDel="00000000" w:rsidR="00000000" w:rsidRPr="00000000">
        <w:rPr>
          <w:rFonts w:ascii="Times New Roman" w:cs="Times New Roman" w:eastAsia="Times New Roman" w:hAnsi="Times New Roman"/>
          <w:b w:val="1"/>
          <w:bCs w:val="1"/>
          <w:i w:val="1"/>
          <w:iCs w:val="1"/>
          <w:sz w:val="26"/>
          <w:szCs w:val="26"/>
          <w:rtl w:val="0"/>
        </w:rPr>
        <w:t xml:space="preserve">А. А. Шалыто, </w:t>
      </w:r>
      <w:r w:rsidDel="00000000" w:rsidR="00000000" w:rsidRPr="00000000">
        <w:rPr>
          <w:rFonts w:ascii="Times New Roman" w:cs="Times New Roman" w:eastAsia="Times New Roman" w:hAnsi="Times New Roman"/>
          <w:i w:val="1"/>
          <w:iCs w:val="1"/>
          <w:sz w:val="26"/>
          <w:szCs w:val="26"/>
          <w:rtl w:val="0"/>
        </w:rPr>
        <w:t xml:space="preserve">Докт. техн. наук, Профессор, orcid.org/0000-0002-2723-2077</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vertAlign w:val="superscript"/>
          <w:rtl w:val="0"/>
        </w:rPr>
        <w:t xml:space="preserve">а</w:t>
      </w:r>
      <w:r w:rsidDel="00000000" w:rsidR="00000000" w:rsidRPr="00000000">
        <w:rPr>
          <w:rFonts w:ascii="Times New Roman" w:cs="Times New Roman" w:eastAsia="Times New Roman" w:hAnsi="Times New Roman"/>
          <w:i w:val="1"/>
          <w:iCs w:val="1"/>
          <w:sz w:val="26"/>
          <w:szCs w:val="26"/>
          <w:rtl w:val="0"/>
        </w:rPr>
        <w:t xml:space="preserve">Санкт-Петербургский национальный исследовательский университет информационных технологий, механики и оптики, Кронверкский пр., 49, Санкт-Петербург, 197101, РФ</w:t>
      </w:r>
      <w:r w:rsidDel="00000000" w:rsidR="00000000" w:rsidRPr="00000000">
        <w:rPr>
          <w:rtl w:val="0"/>
        </w:rPr>
      </w:r>
    </w:p>
    <w:p w:rsidR="00000000" w:rsidDel="00000000" w:rsidP="00000000" w:rsidRDefault="00000000" w:rsidRPr="00000000" w14:paraId="00000006">
      <w:pPr>
        <w:tabs>
          <w:tab w:val="left" w:leader="none" w:pos="142"/>
        </w:tabs>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Введение:</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Цель:</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Методы:</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Результаты: предлагаемый: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Практическая значимость:</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Обсуждение: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07">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Ключевые слова</w:t>
      </w:r>
      <w:r w:rsidDel="00000000" w:rsidR="00000000" w:rsidRPr="00000000">
        <w:rPr>
          <w:rFonts w:ascii="Times New Roman" w:cs="Times New Roman" w:eastAsia="Times New Roman" w:hAnsi="Times New Roman"/>
          <w:sz w:val="26"/>
          <w:szCs w:val="26"/>
          <w:rtl w:val="0"/>
        </w:rPr>
        <w:t xml:space="preserve"> – автоматы, вложенные автоматы, перемножение автоматов, валидация.</w:t>
      </w:r>
    </w:p>
    <w:p w:rsidR="00000000" w:rsidDel="00000000" w:rsidP="00000000" w:rsidRDefault="00000000" w:rsidRPr="00000000" w14:paraId="00000008">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9">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A">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B">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C">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D">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E">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F">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0">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1">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2">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3">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4">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5">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6">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7">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8">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9">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A">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B">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C">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D">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E">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F">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0">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1">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2">
      <w:pPr>
        <w:tabs>
          <w:tab w:val="left" w:leader="none" w:pos="142"/>
        </w:tabs>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UDC 621.396</w:t>
      </w:r>
    </w:p>
    <w:p w:rsidR="00000000" w:rsidDel="00000000" w:rsidP="00000000" w:rsidRDefault="00000000" w:rsidRPr="00000000" w14:paraId="00000023">
      <w:pPr>
        <w:tabs>
          <w:tab w:val="left" w:leader="none" w:pos="142"/>
        </w:tabs>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DOI</w:t>
      </w:r>
    </w:p>
    <w:p w:rsidR="00000000" w:rsidDel="00000000" w:rsidP="00000000" w:rsidRDefault="00000000" w:rsidRPr="00000000" w14:paraId="00000024">
      <w:pPr>
        <w:tabs>
          <w:tab w:val="left" w:leader="none" w:pos="142"/>
        </w:tabs>
        <w:spacing w:after="0" w:line="360" w:lineRule="auto"/>
        <w:rPr>
          <w:rFonts w:ascii="Times New Roman" w:cs="Times New Roman" w:eastAsia="Times New Roman" w:hAnsi="Times New Roman"/>
          <w:b w:val="1"/>
          <w:bCs w:val="1"/>
          <w:sz w:val="26"/>
          <w:szCs w:val="26"/>
        </w:rPr>
      </w:pPr>
      <w:del w:id="4" w:author="Claude" w:date="2026-10-25T19:24:41Z">
        <w:r>
          <w:rPr>
            <w:rFonts w:ascii="Times New Roman" w:cs="Times New Roman" w:eastAsia="Times New Roman" w:hAnsi="Times New Roman"/>
            <w:b w:val="1"/>
            <w:bCs w:val="1"/>
            <w:color w:val="222222"/>
            <w:sz w:val="26"/>
            <w:szCs w:val="26"/>
            <w:rtl w:val="0"/>
          </w:rPr>
          <w:delText xml:space="preserve">A method for</w:delText>
        </w:r>
      </w:del>
      <w:ins w:id="5" w:author="Claude" w:date="2026-10-25T19:24:41Z">
        <w:r>
          <w:rPr>
            <w:rFonts w:ascii="Times New Roman" w:cs="Times New Roman" w:eastAsia="Times New Roman" w:hAnsi="Times New Roman"/>
            <w:b w:val="1"/>
            <w:bCs w:val="1"/>
            <w:color w:val="222222"/>
            <w:sz w:val="26"/>
            <w:szCs w:val="26"/>
            <w:rtl w:val="0"/>
          </w:rPr>
          <w:t xml:space="preserve">An approach to</w:t>
        </w:r>
      </w:ins>
      <w:r>
        <w:rPr>
          <w:rFonts w:ascii="Times New Roman" w:cs="Times New Roman" w:eastAsia="Times New Roman" w:hAnsi="Times New Roman"/>
          <w:b w:val="1"/>
          <w:bCs w:val="1"/>
          <w:color w:val="222222"/>
          <w:sz w:val="26"/>
          <w:szCs w:val="26"/>
          <w:rtl w:val="0"/>
        </w:rPr>
        <w:t xml:space="preserve"> validating automaton specifications based on the product of nested automata</w:t>
      </w:r>
      <w:r w:rsidDel="00000000" w:rsidR="00000000" w:rsidRPr="00000000">
        <w:rPr>
          <w:rtl w:val="0"/>
        </w:rPr>
      </w:r>
    </w:p>
    <w:p w:rsidR="00000000" w:rsidDel="00000000" w:rsidP="00000000" w:rsidRDefault="00000000" w:rsidRPr="00000000" w14:paraId="00000025">
      <w:pPr>
        <w:tabs>
          <w:tab w:val="left" w:leader="none" w:pos="142"/>
        </w:tabs>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V. A. Nazarov</w:t>
      </w:r>
      <w:r w:rsidDel="00000000" w:rsidR="00000000" w:rsidRPr="00000000">
        <w:rPr>
          <w:rFonts w:ascii="Times New Roman" w:cs="Times New Roman" w:eastAsia="Times New Roman" w:hAnsi="Times New Roman"/>
          <w:b w:val="1"/>
          <w:bCs w:val="1"/>
          <w:i w:val="1"/>
          <w:iCs w:val="1"/>
          <w:sz w:val="26"/>
          <w:szCs w:val="26"/>
          <w:vertAlign w:val="superscript"/>
          <w:rtl w:val="0"/>
        </w:rPr>
        <w:t xml:space="preserve">a</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Bachelor of science in applied mathematics and informatics</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orcid.org/0009-0000-0352-7885</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nazarov.vladimir.a@gmail.com</w:t>
        <w:br w:type="textWrapping"/>
      </w:r>
      <w:r w:rsidDel="00000000" w:rsidR="00000000" w:rsidRPr="00000000">
        <w:rPr>
          <w:rFonts w:ascii="Times New Roman" w:cs="Times New Roman" w:eastAsia="Times New Roman" w:hAnsi="Times New Roman"/>
          <w:b w:val="1"/>
          <w:bCs w:val="1"/>
          <w:i w:val="1"/>
          <w:iCs w:val="1"/>
          <w:sz w:val="26"/>
          <w:szCs w:val="26"/>
          <w:rtl w:val="0"/>
        </w:rPr>
        <w:t xml:space="preserve">A. A. Shalyto, </w:t>
      </w:r>
      <w:r w:rsidDel="00000000" w:rsidR="00000000" w:rsidRPr="00000000">
        <w:rPr>
          <w:rFonts w:ascii="Times New Roman" w:cs="Times New Roman" w:eastAsia="Times New Roman" w:hAnsi="Times New Roman"/>
          <w:i w:val="1"/>
          <w:iCs w:val="1"/>
          <w:sz w:val="26"/>
          <w:szCs w:val="26"/>
          <w:rtl w:val="0"/>
        </w:rPr>
        <w:t xml:space="preserve">Dr. Sc., Tech, Professor, orcid.org/0000-0002-2723-2077</w:t>
      </w:r>
    </w:p>
    <w:p w:rsidR="00000000" w:rsidDel="00000000" w:rsidP="00000000" w:rsidRDefault="00000000" w:rsidRPr="00000000" w14:paraId="00000026">
      <w:pPr>
        <w:tabs>
          <w:tab w:val="left" w:leader="none" w:pos="142"/>
        </w:tabs>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vertAlign w:val="superscript"/>
          <w:rtl w:val="0"/>
        </w:rPr>
        <w:t xml:space="preserve">a</w:t>
      </w:r>
      <w:r w:rsidDel="00000000" w:rsidR="00000000" w:rsidRPr="00000000">
        <w:rPr>
          <w:rFonts w:ascii="Times New Roman" w:cs="Times New Roman" w:eastAsia="Times New Roman" w:hAnsi="Times New Roman"/>
          <w:i w:val="1"/>
          <w:iCs w:val="1"/>
          <w:sz w:val="26"/>
          <w:szCs w:val="26"/>
          <w:rtl w:val="0"/>
        </w:rPr>
        <w:t xml:space="preserve">Saint Petersburg National Research University of Information Technologies, Mechanics and Optics, 49 Kronverksky Ave., 197101 St. Petersburg, Russian Federation</w:t>
      </w:r>
      <w:r w:rsidDel="00000000" w:rsidR="00000000" w:rsidRPr="00000000">
        <w:rPr>
          <w:rtl w:val="0"/>
        </w:rPr>
      </w:r>
    </w:p>
    <w:p w:rsidR="00000000" w:rsidDel="00000000" w:rsidP="00000000" w:rsidRDefault="00000000" w:rsidRPr="00000000" w14:paraId="0000002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Introduction:</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Purpose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Methods</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Results:</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Practical relevance: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Discussion: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Keywords</w:t>
      </w:r>
      <w:r w:rsidDel="00000000" w:rsidR="00000000" w:rsidRPr="00000000">
        <w:rPr>
          <w:rFonts w:ascii="Times New Roman" w:cs="Times New Roman" w:eastAsia="Times New Roman" w:hAnsi="Times New Roman"/>
          <w:sz w:val="26"/>
          <w:szCs w:val="26"/>
          <w:rtl w:val="0"/>
        </w:rPr>
        <w:t xml:space="preserve"> – automata, nested automata, automata composition, validation.</w:t>
      </w:r>
    </w:p>
    <w:p w:rsidR="00000000" w:rsidDel="00000000" w:rsidP="00000000" w:rsidRDefault="00000000" w:rsidRPr="00000000" w14:paraId="00000029">
      <w:pPr>
        <w:spacing w:after="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A">
      <w:pPr>
        <w:spacing w:after="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B">
      <w:pPr>
        <w:spacing w:after="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C">
      <w:pPr>
        <w:widowControl w:val="0"/>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Введение</w:t>
      </w:r>
    </w:p>
    <w:p w:rsidR="00000000" w:rsidDel="00000000" w:rsidP="00000000" w:rsidRDefault="00000000" w:rsidRPr="00000000" w14:paraId="0000002D">
      <w:pPr>
        <w:spacing w:after="0" w:before="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В предыдущей работе [x] был предложен </w:t>
      </w:r>
      <w:del w:id="6" w:author="Claude" w:date="2026-10-25T19:24:41Z">
        <w:r>
          <w:rPr>
            <w:rFonts w:ascii="Times New Roman" w:cs="Times New Roman" w:eastAsia="Times New Roman" w:hAnsi="Times New Roman"/>
            <w:sz w:val="26"/>
            <w:szCs w:val="26"/>
            <w:rtl w:val="0"/>
          </w:rPr>
          <w:delText xml:space="preserve">метод</w:delText>
        </w:r>
      </w:del>
      <w:ins w:id="7" w:author="Claude" w:date="2026-10-25T19:24:41Z">
        <w:r>
          <w:rPr>
            <w:rFonts w:ascii="Times New Roman" w:cs="Times New Roman" w:eastAsia="Times New Roman" w:hAnsi="Times New Roman"/>
            <w:sz w:val="26"/>
            <w:szCs w:val="26"/>
            <w:rtl w:val="0"/>
          </w:rPr>
          <w:t xml:space="preserve">подход к</w:t>
        </w:r>
      </w:ins>
      <w:r>
        <w:rPr>
          <w:rFonts w:ascii="Times New Roman" w:cs="Times New Roman" w:eastAsia="Times New Roman" w:hAnsi="Times New Roman"/>
          <w:sz w:val="26"/>
          <w:szCs w:val="26"/>
          <w:rtl w:val="0"/>
        </w:rPr>
        <w:t xml:space="preserve"> валидации автоматных спецификаций, основанный на перемножении автоматов. Его новизна состояла в перемножении вложенных автоматов</w:t>
      </w:r>
      <w:del w:id="8" w:author="Claude" w:date="2026-10-25T19:24:41Z">
        <w:r>
          <w:rPr>
            <w:rFonts w:ascii="Times New Roman" w:cs="Times New Roman" w:eastAsia="Times New Roman" w:hAnsi="Times New Roman"/>
            <w:sz w:val="26"/>
            <w:szCs w:val="26"/>
            <w:rtl w:val="0"/>
          </w:rPr>
          <w:delText xml:space="preserve">, то есть</w:delText>
        </w:r>
      </w:del>
      <w:ins w:id="9" w:author="Claude" w:date="2026-10-25T19:24:41Z">
        <w:r>
          <w:rPr>
            <w:rFonts w:ascii="Times New Roman" w:cs="Times New Roman" w:eastAsia="Times New Roman" w:hAnsi="Times New Roman"/>
            <w:sz w:val="26"/>
            <w:szCs w:val="26"/>
            <w:rtl w:val="0"/>
          </w:rPr>
          <w:t xml:space="preserve"> –</w:t>
        </w:r>
      </w:ins>
      <w:r>
        <w:rPr>
          <w:rFonts w:ascii="Times New Roman" w:cs="Times New Roman" w:eastAsia="Times New Roman" w:hAnsi="Times New Roman"/>
          <w:sz w:val="26"/>
          <w:szCs w:val="26"/>
          <w:rtl w:val="0"/>
        </w:rPr>
        <w:t xml:space="preserve"> автоматов, </w:t>
      </w:r>
      <w:del w:id="10" w:author="Claude" w:date="2026-10-25T19:24:41Z">
        <w:r>
          <w:rPr>
            <w:rFonts w:ascii="Times New Roman" w:cs="Times New Roman" w:eastAsia="Times New Roman" w:hAnsi="Times New Roman"/>
            <w:sz w:val="26"/>
            <w:szCs w:val="26"/>
            <w:rtl w:val="0"/>
          </w:rPr>
          <w:delText xml:space="preserve">помещённых в отдельные состояния</w:delText>
        </w:r>
      </w:del>
      <w:ins w:id="11" w:author="Claude" w:date="2026-10-25T19:24:41Z">
        <w:r>
          <w:rPr>
            <w:rFonts w:ascii="Times New Roman" w:cs="Times New Roman" w:eastAsia="Times New Roman" w:hAnsi="Times New Roman"/>
            <w:sz w:val="26"/>
            <w:szCs w:val="26"/>
            <w:rtl w:val="0"/>
          </w:rPr>
          <w:t xml:space="preserve">размещенных в состояниях</w:t>
        </w:r>
      </w:ins>
      <w:r>
        <w:rPr>
          <w:rFonts w:ascii="Times New Roman" w:cs="Times New Roman" w:eastAsia="Times New Roman" w:hAnsi="Times New Roman"/>
          <w:sz w:val="26"/>
          <w:szCs w:val="26"/>
          <w:rtl w:val="0"/>
        </w:rPr>
        <w:t xml:space="preserve"> других автоматов. </w:t>
      </w:r>
      <w:del w:id="12" w:author="Claude" w:date="2026-10-25T19:24:41Z">
        <w:r>
          <w:rPr>
            <w:rFonts w:ascii="Times New Roman" w:cs="Times New Roman" w:eastAsia="Times New Roman" w:hAnsi="Times New Roman"/>
            <w:sz w:val="26"/>
            <w:szCs w:val="26"/>
            <w:rtl w:val="0"/>
          </w:rPr>
          <w:delText xml:space="preserve">Метод</w:delText>
        </w:r>
      </w:del>
      <w:ins w:id="13" w:author="Claude" w:date="2026-10-25T19:24:41Z">
        <w:r>
          <w:rPr>
            <w:rFonts w:ascii="Times New Roman" w:cs="Times New Roman" w:eastAsia="Times New Roman" w:hAnsi="Times New Roman"/>
            <w:sz w:val="26"/>
            <w:szCs w:val="26"/>
            <w:rtl w:val="0"/>
          </w:rPr>
          <w:t xml:space="preserve">Подход</w:t>
        </w:r>
      </w:ins>
      <w:r>
        <w:rPr>
          <w:rFonts w:ascii="Times New Roman" w:cs="Times New Roman" w:eastAsia="Times New Roman" w:hAnsi="Times New Roman"/>
          <w:sz w:val="26"/>
          <w:szCs w:val="26"/>
          <w:rtl w:val="0"/>
        </w:rPr>
        <w:t xml:space="preserve"> был продемонстрирован на системе «игровой автомат» [x] из трёх автоматов: «Игровая машина» (A0), «Монетоприемник» (A1) и «Игровые барабаны» (A2)</w:t>
      </w:r>
      <w:del w:id="14" w:author="Claude" w:date="2026-10-25T19:24:41Z">
        <w:r>
          <w:rPr>
            <w:rFonts w:ascii="Times New Roman" w:cs="Times New Roman" w:eastAsia="Times New Roman" w:hAnsi="Times New Roman"/>
            <w:sz w:val="26"/>
            <w:szCs w:val="26"/>
            <w:rtl w:val="0"/>
          </w:rPr>
          <w:delText xml:space="preserve">;</w:delText>
        </w:r>
      </w:del>
      <w:ins w:id="15" w:author="Claude" w:date="2026-10-25T19:24:41Z">
        <w:r>
          <w:rPr>
            <w:rFonts w:ascii="Times New Roman" w:cs="Times New Roman" w:eastAsia="Times New Roman" w:hAnsi="Times New Roman"/>
            <w:sz w:val="26"/>
            <w:szCs w:val="26"/>
            <w:rtl w:val="0"/>
          </w:rPr>
          <w:t xml:space="preserve">. В этой системе взаимосвязанных автоматов</w:t>
        </w:r>
      </w:ins>
      <w:r>
        <w:rPr>
          <w:rFonts w:ascii="Times New Roman" w:cs="Times New Roman" w:eastAsia="Times New Roman" w:hAnsi="Times New Roman"/>
          <w:sz w:val="26"/>
          <w:szCs w:val="26"/>
          <w:rtl w:val="0"/>
        </w:rPr>
        <w:t xml:space="preserve"> автомат A2 вложен в состояние «Игра» автомата A0. </w:t>
      </w:r>
      <w:del w:id="16" w:author="Claude" w:date="2026-10-25T19:24:41Z">
        <w:r>
          <w:rPr>
            <w:rFonts w:ascii="Times New Roman" w:cs="Times New Roman" w:eastAsia="Times New Roman" w:hAnsi="Times New Roman"/>
            <w:sz w:val="26"/>
            <w:szCs w:val="26"/>
            <w:rtl w:val="0"/>
          </w:rPr>
          <w:delText xml:space="preserve">Метод был применим при трёх ограничениях</w:delText>
        </w:r>
      </w:del>
      <w:ins w:id="17" w:author="Claude" w:date="2026-10-25T19:24:41Z">
        <w:r>
          <w:rPr>
            <w:rFonts w:ascii="Times New Roman" w:cs="Times New Roman" w:eastAsia="Times New Roman" w:hAnsi="Times New Roman"/>
            <w:sz w:val="26"/>
            <w:szCs w:val="26"/>
            <w:rtl w:val="0"/>
          </w:rPr>
          <w:t xml:space="preserve">У подхода было три ограничения</w:t>
        </w:r>
      </w:ins>
      <w:r>
        <w:rPr>
          <w:rFonts w:ascii="Times New Roman" w:cs="Times New Roman" w:eastAsia="Times New Roman" w:hAnsi="Times New Roman"/>
          <w:sz w:val="26"/>
          <w:szCs w:val="26"/>
          <w:rtl w:val="0"/>
        </w:rPr>
        <w:t xml:space="preserve">:</w:t>
      </w:r>
    </w:p>
    <w:p w:rsidR="00000000" w:rsidDel="00000000" w:rsidP="00000000" w:rsidRDefault="00000000" w:rsidRPr="00000000" w14:paraId="0000002E">
      <w:pPr>
        <w:numPr>
          <w:ilvl w:val="0"/>
          <w:numId w:val="2"/>
        </w:numPr>
        <w:spacing w:after="0" w:before="0" w:line="360" w:lineRule="auto"/>
        <w:ind w:left="720" w:hanging="360"/>
        <w:jc w:val="both"/>
        <w:rPr>
          <w:rFonts w:ascii="Times New Roman" w:cs="Times New Roman" w:eastAsia="Times New Roman" w:hAnsi="Times New Roman"/>
          <w:sz w:val="26"/>
          <w:szCs w:val="26"/>
          <w:u w:val="none"/>
        </w:rPr>
      </w:pPr>
      <w:del w:id="18" w:author="Claude" w:date="2026-10-25T19:24:41Z">
        <w:r>
          <w:rPr>
            <w:rFonts w:ascii="Times New Roman" w:cs="Times New Roman" w:eastAsia="Times New Roman" w:hAnsi="Times New Roman"/>
            <w:sz w:val="26"/>
            <w:szCs w:val="26"/>
            <w:rtl w:val="0"/>
          </w:rPr>
          <w:delText xml:space="preserve">в</w:delText>
        </w:r>
      </w:del>
      <w:ins w:id="19" w:author="Claude" w:date="2026-10-25T19:24:41Z">
        <w:r>
          <w:rPr>
            <w:rFonts w:ascii="Times New Roman" w:cs="Times New Roman" w:eastAsia="Times New Roman" w:hAnsi="Times New Roman"/>
            <w:sz w:val="26"/>
            <w:szCs w:val="26"/>
            <w:rtl w:val="0"/>
          </w:rPr>
          <w:t xml:space="preserve">В</w:t>
        </w:r>
      </w:ins>
      <w:r>
        <w:rPr>
          <w:rFonts w:ascii="Times New Roman" w:cs="Times New Roman" w:eastAsia="Times New Roman" w:hAnsi="Times New Roman"/>
          <w:sz w:val="26"/>
          <w:szCs w:val="26"/>
          <w:rtl w:val="0"/>
        </w:rPr>
        <w:t xml:space="preserve"> состояние </w:t>
      </w:r>
      <w:del w:id="20" w:author="Claude" w:date="2026-10-25T19:24:41Z">
        <w:r>
          <w:rPr>
            <w:rFonts w:ascii="Times New Roman" w:cs="Times New Roman" w:eastAsia="Times New Roman" w:hAnsi="Times New Roman"/>
            <w:sz w:val="26"/>
            <w:szCs w:val="26"/>
            <w:rtl w:val="0"/>
          </w:rPr>
          <w:delText xml:space="preserve">может</w:delText>
        </w:r>
      </w:del>
      <w:ins w:id="21" w:author="Claude" w:date="2026-10-25T19:24:41Z">
        <w:r>
          <w:rPr>
            <w:rFonts w:ascii="Times New Roman" w:cs="Times New Roman" w:eastAsia="Times New Roman" w:hAnsi="Times New Roman"/>
            <w:sz w:val="26"/>
            <w:szCs w:val="26"/>
            <w:rtl w:val="0"/>
          </w:rPr>
          <w:t xml:space="preserve">мог</w:t>
        </w:r>
      </w:ins>
      <w:r>
        <w:rPr>
          <w:rFonts w:ascii="Times New Roman" w:cs="Times New Roman" w:eastAsia="Times New Roman" w:hAnsi="Times New Roman"/>
          <w:sz w:val="26"/>
          <w:szCs w:val="26"/>
          <w:rtl w:val="0"/>
        </w:rPr>
        <w:t xml:space="preserve"> быть вложен только один автомат</w:t>
      </w:r>
      <w:del w:id="22" w:author="Claude" w:date="2026-10-25T19:24:41Z">
        <w:r>
          <w:rPr>
            <w:rFonts w:ascii="Times New Roman" w:cs="Times New Roman" w:eastAsia="Times New Roman" w:hAnsi="Times New Roman"/>
            <w:sz w:val="26"/>
            <w:szCs w:val="26"/>
            <w:rtl w:val="0"/>
          </w:rPr>
          <w:delText xml:space="preserve">;</w:delText>
        </w:r>
      </w:del>
      <w:ins w:id="23" w:author="Claude" w:date="2026-10-25T19:24:41Z">
        <w:r>
          <w:rPr>
            <w:rFonts w:ascii="Times New Roman" w:cs="Times New Roman" w:eastAsia="Times New Roman" w:hAnsi="Times New Roman"/>
            <w:sz w:val="26"/>
            <w:szCs w:val="26"/>
            <w:rtl w:val="0"/>
          </w:rPr>
          <w:t xml:space="preserve">.</w:t>
        </w:r>
      </w:ins>
    </w:p>
    <w:p w:rsidR="00000000" w:rsidDel="00000000" w:rsidP="00000000" w:rsidRDefault="00000000" w:rsidRPr="00000000" w14:paraId="0000002F">
      <w:pPr>
        <w:numPr>
          <w:ilvl w:val="0"/>
          <w:numId w:val="2"/>
        </w:numPr>
        <w:spacing w:after="0" w:before="0" w:line="360" w:lineRule="auto"/>
        <w:ind w:left="720" w:hanging="360"/>
        <w:jc w:val="both"/>
        <w:rPr>
          <w:rFonts w:ascii="Times New Roman" w:cs="Times New Roman" w:eastAsia="Times New Roman" w:hAnsi="Times New Roman"/>
          <w:sz w:val="26"/>
          <w:szCs w:val="26"/>
          <w:u w:val="none"/>
        </w:rPr>
      </w:pPr>
      <w:del w:id="24" w:author="Claude" w:date="2026-10-25T19:24:41Z">
        <w:r>
          <w:rPr>
            <w:rFonts w:ascii="Times New Roman" w:cs="Times New Roman" w:eastAsia="Times New Roman" w:hAnsi="Times New Roman"/>
            <w:sz w:val="26"/>
            <w:szCs w:val="26"/>
            <w:rtl w:val="0"/>
          </w:rPr>
          <w:delText xml:space="preserve">автомат может</w:delText>
        </w:r>
      </w:del>
      <w:ins w:id="25" w:author="Claude" w:date="2026-10-25T19:24:41Z">
        <w:r>
          <w:rPr>
            <w:rFonts w:ascii="Times New Roman" w:cs="Times New Roman" w:eastAsia="Times New Roman" w:hAnsi="Times New Roman"/>
            <w:sz w:val="26"/>
            <w:szCs w:val="26"/>
            <w:rtl w:val="0"/>
          </w:rPr>
          <w:t xml:space="preserve">Автомат мог</w:t>
        </w:r>
      </w:ins>
      <w:r>
        <w:rPr>
          <w:rFonts w:ascii="Times New Roman" w:cs="Times New Roman" w:eastAsia="Times New Roman" w:hAnsi="Times New Roman"/>
          <w:sz w:val="26"/>
          <w:szCs w:val="26"/>
          <w:rtl w:val="0"/>
        </w:rPr>
        <w:t xml:space="preserve"> быть вложен только в одно состояние</w:t>
      </w:r>
      <w:del w:id="26" w:author="Claude" w:date="2026-10-25T19:24:41Z">
        <w:r>
          <w:rPr>
            <w:rFonts w:ascii="Times New Roman" w:cs="Times New Roman" w:eastAsia="Times New Roman" w:hAnsi="Times New Roman"/>
            <w:sz w:val="26"/>
            <w:szCs w:val="26"/>
            <w:rtl w:val="0"/>
          </w:rPr>
          <w:delText xml:space="preserve">;</w:delText>
        </w:r>
      </w:del>
      <w:ins w:id="27" w:author="Claude" w:date="2026-10-25T19:24:41Z">
        <w:r>
          <w:rPr>
            <w:rFonts w:ascii="Times New Roman" w:cs="Times New Roman" w:eastAsia="Times New Roman" w:hAnsi="Times New Roman"/>
            <w:sz w:val="26"/>
            <w:szCs w:val="26"/>
            <w:rtl w:val="0"/>
          </w:rPr>
          <w:t xml:space="preserve">.</w:t>
        </w:r>
      </w:ins>
    </w:p>
    <w:p w:rsidR="00000000" w:rsidDel="00000000" w:rsidP="00000000" w:rsidRDefault="00000000" w:rsidRPr="00000000" w14:paraId="00000030">
      <w:pPr>
        <w:numPr>
          <w:ilvl w:val="0"/>
          <w:numId w:val="2"/>
        </w:numPr>
        <w:spacing w:after="0" w:before="0" w:line="360" w:lineRule="auto"/>
        <w:ind w:left="720" w:hanging="360"/>
        <w:jc w:val="both"/>
        <w:rPr>
          <w:rFonts w:ascii="Times New Roman" w:cs="Times New Roman" w:eastAsia="Times New Roman" w:hAnsi="Times New Roman"/>
          <w:sz w:val="26"/>
          <w:szCs w:val="26"/>
          <w:u w:val="none"/>
        </w:rPr>
      </w:pPr>
      <w:commentRangeStart w:id="0"/>
      <w:ins w:id="28" w:author="Claude" w:date="2026-10-25T19:24:41Z">
        <w:r>
          <w:rPr>
            <w:rFonts w:ascii="Times New Roman" w:cs="Times New Roman" w:eastAsia="Times New Roman" w:hAnsi="Times New Roman"/>
            <w:sz w:val="26"/>
            <w:szCs w:val="26"/>
            <w:rtl w:val="0"/>
          </w:rPr>
          <w:t xml:space="preserve">Содержать </w:t>
        </w:r>
      </w:ins>
      <w:r>
        <w:rPr>
          <w:rFonts w:ascii="Times New Roman" w:cs="Times New Roman" w:eastAsia="Times New Roman" w:hAnsi="Times New Roman"/>
          <w:sz w:val="26"/>
          <w:szCs w:val="26"/>
          <w:rtl w:val="0"/>
        </w:rPr>
        <w:t xml:space="preserve">вложенные автоматы </w:t>
      </w:r>
      <w:del w:id="29" w:author="Claude" w:date="2026-10-25T19:24:41Z">
        <w:r>
          <w:rPr>
            <w:rFonts w:ascii="Times New Roman" w:cs="Times New Roman" w:eastAsia="Times New Roman" w:hAnsi="Times New Roman"/>
            <w:sz w:val="26"/>
            <w:szCs w:val="26"/>
            <w:rtl w:val="0"/>
          </w:rPr>
          <w:delText xml:space="preserve">может содержать</w:delText>
        </w:r>
      </w:del>
      <w:ins w:id="30" w:author="Claude" w:date="2026-10-25T19:24:41Z">
        <w:r>
          <w:rPr>
            <w:rFonts w:ascii="Times New Roman" w:cs="Times New Roman" w:eastAsia="Times New Roman" w:hAnsi="Times New Roman"/>
            <w:sz w:val="26"/>
            <w:szCs w:val="26"/>
            <w:rtl w:val="0"/>
          </w:rPr>
          <w:t xml:space="preserve">мог</w:t>
        </w:r>
      </w:ins>
      <w:r>
        <w:rPr>
          <w:rFonts w:ascii="Times New Roman" w:cs="Times New Roman" w:eastAsia="Times New Roman" w:hAnsi="Times New Roman"/>
          <w:sz w:val="26"/>
          <w:szCs w:val="26"/>
          <w:rtl w:val="0"/>
        </w:rPr>
        <w:t xml:space="preserve"> только один из двух перемножаемых автоматов.</w:t>
      </w:r>
      <w:commentRangeEnd w:id="0"/>
      <w:r>
        <w:commentReference w:id="0"/>
      </w:r>
    </w:p>
    <w:p w:rsidR="00000000" w:rsidDel="00000000" w:rsidP="00000000" w:rsidRDefault="00000000" w:rsidRPr="00000000" w14:paraId="00000031">
      <w:pPr>
        <w:spacing w:after="0" w:before="0" w:line="360" w:lineRule="auto"/>
        <w:ind w:firstLine="0"/>
        <w:jc w:val="both"/>
        <w:rPr>
          <w:rFonts w:ascii="Times New Roman" w:cs="Times New Roman" w:eastAsia="Times New Roman" w:hAnsi="Times New Roman"/>
          <w:sz w:val="26"/>
          <w:szCs w:val="26"/>
        </w:rPr>
      </w:pPr>
      <w:commentRangeStart w:id="1"/>
      <w:r>
        <w:rPr>
          <w:rFonts w:ascii="Times New Roman" w:cs="Times New Roman" w:eastAsia="Times New Roman" w:hAnsi="Times New Roman"/>
          <w:sz w:val="26"/>
          <w:szCs w:val="26"/>
          <w:rtl w:val="0"/>
        </w:rPr>
        <w:t xml:space="preserve">В настоящей работе </w:t>
      </w:r>
      <w:ins w:id="31" w:author="Claude" w:date="2026-10-25T19:24:41Z">
        <w:r>
          <w:rPr>
            <w:rFonts w:ascii="Times New Roman" w:cs="Times New Roman" w:eastAsia="Times New Roman" w:hAnsi="Times New Roman"/>
            <w:sz w:val="26"/>
            <w:szCs w:val="26"/>
            <w:rtl w:val="0"/>
          </w:rPr>
          <w:t xml:space="preserve">предлагается </w:t>
        </w:r>
      </w:ins>
      <w:r>
        <w:rPr>
          <w:rFonts w:ascii="Times New Roman" w:cs="Times New Roman" w:eastAsia="Times New Roman" w:hAnsi="Times New Roman"/>
          <w:sz w:val="26"/>
          <w:szCs w:val="26"/>
          <w:rtl w:val="0"/>
        </w:rPr>
        <w:t xml:space="preserve">метод </w:t>
      </w:r>
      <w:del w:id="32" w:author="Claude" w:date="2026-10-25T19:24:41Z">
        <w:r>
          <w:rPr>
            <w:rFonts w:ascii="Times New Roman" w:cs="Times New Roman" w:eastAsia="Times New Roman" w:hAnsi="Times New Roman"/>
            <w:sz w:val="26"/>
            <w:szCs w:val="26"/>
            <w:rtl w:val="0"/>
          </w:rPr>
          <w:delText xml:space="preserve">дорабатывается так, чтобы снять эти</w:delText>
        </w:r>
      </w:del>
      <w:ins w:id="33" w:author="Claude" w:date="2026-10-25T19:24:41Z">
        <w:r>
          <w:rPr>
            <w:rFonts w:ascii="Times New Roman" w:cs="Times New Roman" w:eastAsia="Times New Roman" w:hAnsi="Times New Roman"/>
            <w:sz w:val="26"/>
            <w:szCs w:val="26"/>
            <w:rtl w:val="0"/>
          </w:rPr>
          <w:t xml:space="preserve">валидации автоматных спецификаций на основе перемножения вложенных автоматов, в котором указанные</w:t>
        </w:r>
      </w:ins>
      <w:r>
        <w:rPr>
          <w:rFonts w:ascii="Times New Roman" w:cs="Times New Roman" w:eastAsia="Times New Roman" w:hAnsi="Times New Roman"/>
          <w:sz w:val="26"/>
          <w:szCs w:val="26"/>
          <w:rtl w:val="0"/>
        </w:rPr>
        <w:t xml:space="preserve"> ограничения</w:t>
      </w:r>
      <w:ins w:id="34" w:author="Claude" w:date="2026-10-25T19:24:41Z">
        <w:r>
          <w:rPr>
            <w:rFonts w:ascii="Times New Roman" w:cs="Times New Roman" w:eastAsia="Times New Roman" w:hAnsi="Times New Roman"/>
            <w:sz w:val="26"/>
            <w:szCs w:val="26"/>
            <w:rtl w:val="0"/>
          </w:rPr>
          <w:t xml:space="preserve"> сняты</w:t>
        </w:r>
      </w:ins>
      <w:r>
        <w:rPr>
          <w:rFonts w:ascii="Times New Roman" w:cs="Times New Roman" w:eastAsia="Times New Roman" w:hAnsi="Times New Roman"/>
          <w:sz w:val="26"/>
          <w:szCs w:val="26"/>
          <w:rtl w:val="0"/>
        </w:rPr>
        <w:t xml:space="preserve">.</w:t>
      </w:r>
      <w:commentRangeEnd w:id="1"/>
      <w:r>
        <w:commentReference w:id="1"/>
      </w:r>
    </w:p>
    <w:p w:rsidR="00000000" w:rsidDel="00000000" w:rsidP="00000000" w:rsidRDefault="00000000" w:rsidRPr="00000000" w14:paraId="00000032">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Постановка задачи</w:t>
      </w:r>
    </w:p>
    <w:p w:rsidR="00000000" w:rsidDel="00000000" w:rsidP="00000000" w:rsidRDefault="00000000" w:rsidRPr="00000000" w14:paraId="00000033">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34">
      <w:pPr>
        <w:spacing w:after="0" w:before="0" w:line="360"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Основные понятия и </w:t>
      </w:r>
      <w:del w:id="35" w:author="Claude" w:date="2026-10-25T19:24:41Z">
        <w:r>
          <w:rPr>
            <w:rFonts w:ascii="Times New Roman" w:cs="Times New Roman" w:eastAsia="Times New Roman" w:hAnsi="Times New Roman"/>
            <w:b w:val="1"/>
            <w:bCs w:val="1"/>
            <w:sz w:val="26"/>
            <w:szCs w:val="26"/>
            <w:rtl w:val="0"/>
          </w:rPr>
          <w:delText xml:space="preserve">алгоритм умножения</w:delText>
        </w:r>
      </w:del>
      <w:ins w:id="36" w:author="Claude" w:date="2026-10-25T19:24:41Z">
        <w:r>
          <w:rPr>
            <w:rFonts w:ascii="Times New Roman" w:cs="Times New Roman" w:eastAsia="Times New Roman" w:hAnsi="Times New Roman"/>
            <w:b w:val="1"/>
            <w:bCs w:val="1"/>
            <w:sz w:val="26"/>
            <w:szCs w:val="26"/>
            <w:rtl w:val="0"/>
          </w:rPr>
          <w:t xml:space="preserve">этапы подхода к валидации</w:t>
        </w:r>
      </w:ins>
    </w:p>
    <w:p w:rsidR="00000000" w:rsidDel="00000000" w:rsidP="00000000" w:rsidRDefault="00000000" w:rsidRPr="00000000" w14:paraId="00000035">
      <w:pPr>
        <w:spacing w:after="0" w:line="360" w:lineRule="auto"/>
        <w:ind w:firstLine="720"/>
        <w:jc w:val="left"/>
        <w:rPr>
          <w:rFonts w:ascii="Times New Roman" w:cs="Times New Roman" w:eastAsia="Times New Roman" w:hAnsi="Times New Roman"/>
          <w:sz w:val="26"/>
          <w:szCs w:val="26"/>
        </w:rPr>
      </w:pPr>
      <w:commentRangeStart w:id="2"/>
      <w:del w:id="37" w:author="Claude" w:date="2026-10-25T19:24:41Z">
        <w:r>
          <w:rPr>
            <w:rFonts w:ascii="Times New Roman" w:cs="Times New Roman" w:eastAsia="Times New Roman" w:hAnsi="Times New Roman"/>
            <w:sz w:val="26"/>
            <w:szCs w:val="26"/>
            <w:rtl w:val="0"/>
          </w:rPr>
          <w:delText xml:space="preserve">Входами</w:delText>
        </w:r>
      </w:del>
      <w:ins w:id="38" w:author="Claude" w:date="2026-10-25T19:24:41Z">
        <w:r>
          <w:rPr>
            <w:rFonts w:ascii="Times New Roman" w:cs="Times New Roman" w:eastAsia="Times New Roman" w:hAnsi="Times New Roman"/>
            <w:sz w:val="26"/>
            <w:szCs w:val="26"/>
            <w:rtl w:val="0"/>
          </w:rPr>
          <w:t xml:space="preserve">Входными воздействиями каждого</w:t>
        </w:r>
      </w:ins>
      <w:r>
        <w:rPr>
          <w:rFonts w:ascii="Times New Roman" w:cs="Times New Roman" w:eastAsia="Times New Roman" w:hAnsi="Times New Roman"/>
          <w:sz w:val="26"/>
          <w:szCs w:val="26"/>
          <w:rtl w:val="0"/>
        </w:rPr>
        <w:t xml:space="preserve"> автомата </w:t>
      </w:r>
      <w:del w:id="39" w:author="Claude" w:date="2026-10-25T19:24:41Z">
        <w:r>
          <w:rPr>
            <w:rFonts w:ascii="Times New Roman" w:cs="Times New Roman" w:eastAsia="Times New Roman" w:hAnsi="Times New Roman"/>
            <w:sz w:val="26"/>
            <w:szCs w:val="26"/>
            <w:rtl w:val="0"/>
          </w:rPr>
          <w:delText xml:space="preserve">служат</w:delText>
        </w:r>
      </w:del>
      <w:ins w:id="40" w:author="Claude" w:date="2026-10-25T19:24:41Z">
        <w:r>
          <w:rPr>
            <w:rFonts w:ascii="Times New Roman" w:cs="Times New Roman" w:eastAsia="Times New Roman" w:hAnsi="Times New Roman"/>
            <w:sz w:val="26"/>
            <w:szCs w:val="26"/>
            <w:rtl w:val="0"/>
          </w:rPr>
          <w:t xml:space="preserve">в общем случае являются</w:t>
        </w:r>
      </w:ins>
      <w:r>
        <w:rPr>
          <w:rFonts w:ascii="Times New Roman" w:cs="Times New Roman" w:eastAsia="Times New Roman" w:hAnsi="Times New Roman"/>
          <w:sz w:val="26"/>
          <w:szCs w:val="26"/>
          <w:rtl w:val="0"/>
        </w:rPr>
        <w:t xml:space="preserve"> события </w:t>
      </w:r>
      <w:del w:id="41" w:author="Claude" w:date="2026-10-25T19:24:41Z">
        <w:r>
          <w:rPr>
            <w:rFonts w:ascii="Times New Roman" w:cs="Times New Roman" w:eastAsia="Times New Roman" w:hAnsi="Times New Roman"/>
            <w:sz w:val="26"/>
            <w:szCs w:val="26"/>
            <w:rtl w:val="0"/>
          </w:rPr>
          <w:delText xml:space="preserve">и гварды</w:delText>
        </w:r>
      </w:del>
      <w:ins w:id="42" w:author="Claude" w:date="2026-10-25T19:24:41Z">
        <w:r>
          <w:rPr>
            <w:rFonts w:ascii="Times New Roman" w:cs="Times New Roman" w:eastAsia="Times New Roman" w:hAnsi="Times New Roman"/>
            <w:sz w:val="26"/>
            <w:szCs w:val="26"/>
            <w:rtl w:val="0"/>
          </w:rPr>
          <w:t xml:space="preserve">e, входные переменные x и условия проверки состояний других автоматов, каждое из которых имеет вид yk = v (так для компактности описывается проверка: находится ли автомат k в состоянии v) или yk != v, где ! – инверсия</w:t>
        </w:r>
      </w:ins>
      <w:r>
        <w:rPr>
          <w:rFonts w:ascii="Times New Roman" w:cs="Times New Roman" w:eastAsia="Times New Roman" w:hAnsi="Times New Roman"/>
          <w:sz w:val="26"/>
          <w:szCs w:val="26"/>
          <w:rtl w:val="0"/>
        </w:rPr>
        <w:t xml:space="preserve">. Событие</w:t>
      </w:r>
      <w:del w:id="43" w:author="Claude" w:date="2026-10-25T19:24:41Z">
        <w:r>
          <w:rPr>
            <w:rFonts w:ascii="Times New Roman" w:cs="Times New Roman" w:eastAsia="Times New Roman" w:hAnsi="Times New Roman"/>
            <w:sz w:val="26"/>
            <w:szCs w:val="26"/>
            <w:rtl w:val="0"/>
          </w:rPr>
          <w:delText xml:space="preserve"> среды</w:delText>
        </w:r>
      </w:del>
      <w:r>
        <w:rPr>
          <w:rFonts w:ascii="Times New Roman" w:cs="Times New Roman" w:eastAsia="Times New Roman" w:hAnsi="Times New Roman"/>
          <w:sz w:val="26"/>
          <w:szCs w:val="26"/>
          <w:rtl w:val="0"/>
        </w:rPr>
        <w:t xml:space="preserve"> поступает в систему </w:t>
      </w:r>
      <w:ins w:id="44" w:author="Claude" w:date="2026-10-25T19:24:41Z">
        <w:r>
          <w:rPr>
            <w:rFonts w:ascii="Times New Roman" w:cs="Times New Roman" w:eastAsia="Times New Roman" w:hAnsi="Times New Roman"/>
            <w:sz w:val="26"/>
            <w:szCs w:val="26"/>
            <w:rtl w:val="0"/>
          </w:rPr>
          <w:t xml:space="preserve">автоматов </w:t>
        </w:r>
      </w:ins>
      <w:r>
        <w:rPr>
          <w:rFonts w:ascii="Times New Roman" w:cs="Times New Roman" w:eastAsia="Times New Roman" w:hAnsi="Times New Roman"/>
          <w:sz w:val="26"/>
          <w:szCs w:val="26"/>
          <w:rtl w:val="0"/>
        </w:rPr>
        <w:t xml:space="preserve">извне</w:t>
      </w:r>
      <w:del w:id="45" w:author="Claude" w:date="2026-10-25T19:24:41Z">
        <w:r>
          <w:rPr>
            <w:rFonts w:ascii="Times New Roman" w:cs="Times New Roman" w:eastAsia="Times New Roman" w:hAnsi="Times New Roman"/>
            <w:sz w:val="26"/>
            <w:szCs w:val="26"/>
            <w:rtl w:val="0"/>
          </w:rPr>
          <w:delText xml:space="preserve">, например</w:delText>
        </w:r>
      </w:del>
      <w:ins w:id="46" w:author="Claude" w:date="2026-10-25T19:24:41Z">
        <w:r>
          <w:rPr>
            <w:rFonts w:ascii="Times New Roman" w:cs="Times New Roman" w:eastAsia="Times New Roman" w:hAnsi="Times New Roman"/>
            <w:sz w:val="26"/>
            <w:szCs w:val="26"/>
            <w:rtl w:val="0"/>
          </w:rPr>
          <w:t xml:space="preserve"> (например,</w:t>
        </w:r>
      </w:ins>
      <w:r>
        <w:rPr>
          <w:rFonts w:ascii="Times New Roman" w:cs="Times New Roman" w:eastAsia="Times New Roman" w:hAnsi="Times New Roman"/>
          <w:sz w:val="26"/>
          <w:szCs w:val="26"/>
          <w:rtl w:val="0"/>
        </w:rPr>
        <w:t xml:space="preserve"> нажатие кнопки</w:t>
      </w:r>
      <w:ins w:id="47" w:author="Claude" w:date="2026-10-25T19:24:41Z">
        <w:r>
          <w:rPr>
            <w:rFonts w:ascii="Times New Roman" w:cs="Times New Roman" w:eastAsia="Times New Roman" w:hAnsi="Times New Roman"/>
            <w:sz w:val="26"/>
            <w:szCs w:val="26"/>
            <w:rtl w:val="0"/>
          </w:rPr>
          <w:t xml:space="preserve">)</w:t>
        </w:r>
      </w:ins>
      <w:r>
        <w:rPr>
          <w:rFonts w:ascii="Times New Roman" w:cs="Times New Roman" w:eastAsia="Times New Roman" w:hAnsi="Times New Roman"/>
          <w:sz w:val="26"/>
          <w:szCs w:val="26"/>
          <w:rtl w:val="0"/>
        </w:rPr>
        <w:t xml:space="preserve">. Событие может быть также адресовано одним автоматом другому: автомат-отправитель указывает его среди выходов </w:t>
      </w:r>
      <w:del w:id="48" w:author="Claude" w:date="2026-10-25T19:24:41Z">
        <w:r>
          <w:rPr>
            <w:rFonts w:ascii="Times New Roman" w:cs="Times New Roman" w:eastAsia="Times New Roman" w:hAnsi="Times New Roman"/>
            <w:sz w:val="26"/>
            <w:szCs w:val="26"/>
            <w:rtl w:val="0"/>
          </w:rPr>
          <w:delText xml:space="preserve">своего перехода, и</w:delText>
        </w:r>
      </w:del>
      <w:ins w:id="49" w:author="Claude" w:date="2026-10-25T19:24:41Z">
        <w:r>
          <w:rPr>
            <w:rFonts w:ascii="Times New Roman" w:cs="Times New Roman" w:eastAsia="Times New Roman" w:hAnsi="Times New Roman"/>
            <w:sz w:val="26"/>
            <w:szCs w:val="26"/>
            <w:rtl w:val="0"/>
          </w:rPr>
          <w:t xml:space="preserve">на соответствующем переходе, а</w:t>
        </w:r>
      </w:ins>
      <w:r>
        <w:rPr>
          <w:rFonts w:ascii="Times New Roman" w:cs="Times New Roman" w:eastAsia="Times New Roman" w:hAnsi="Times New Roman"/>
          <w:sz w:val="26"/>
          <w:szCs w:val="26"/>
          <w:rtl w:val="0"/>
        </w:rPr>
        <w:t xml:space="preserve"> автомат-получатель </w:t>
      </w:r>
      <w:del w:id="50" w:author="Claude" w:date="2026-10-25T19:24:41Z">
        <w:r>
          <w:rPr>
            <w:rFonts w:ascii="Times New Roman" w:cs="Times New Roman" w:eastAsia="Times New Roman" w:hAnsi="Times New Roman"/>
            <w:sz w:val="26"/>
            <w:szCs w:val="26"/>
            <w:rtl w:val="0"/>
          </w:rPr>
          <w:delText xml:space="preserve">получает</w:delText>
        </w:r>
      </w:del>
      <w:ins w:id="51" w:author="Claude" w:date="2026-10-25T19:24:41Z">
        <w:r>
          <w:rPr>
            <w:rFonts w:ascii="Times New Roman" w:cs="Times New Roman" w:eastAsia="Times New Roman" w:hAnsi="Times New Roman"/>
            <w:sz w:val="26"/>
            <w:szCs w:val="26"/>
            <w:rtl w:val="0"/>
          </w:rPr>
          <w:t xml:space="preserve">принимает</w:t>
        </w:r>
      </w:ins>
      <w:r>
        <w:rPr>
          <w:rFonts w:ascii="Times New Roman" w:cs="Times New Roman" w:eastAsia="Times New Roman" w:hAnsi="Times New Roman"/>
          <w:sz w:val="26"/>
          <w:szCs w:val="26"/>
          <w:rtl w:val="0"/>
        </w:rPr>
        <w:t xml:space="preserve"> его только в момент этого перехода. Гвардом называется условие на переходе, без выполнения которого переход не срабатывает</w:t>
      </w:r>
      <w:del w:id="52" w:author="Claude" w:date="2026-10-25T19:24:41Z">
        <w:r>
          <w:rPr>
            <w:rFonts w:ascii="Times New Roman" w:cs="Times New Roman" w:eastAsia="Times New Roman" w:hAnsi="Times New Roman"/>
            <w:sz w:val="26"/>
            <w:szCs w:val="26"/>
            <w:rtl w:val="0"/>
          </w:rPr>
          <w:delText xml:space="preserve">; гвард может проверять сигнал среды или текущее состояние другого</w:delText>
        </w:r>
      </w:del>
      <w:ins w:id="53" w:author="Claude" w:date="2026-10-25T19:24:41Z">
        <w:r>
          <w:rPr>
            <w:rFonts w:ascii="Times New Roman" w:cs="Times New Roman" w:eastAsia="Times New Roman" w:hAnsi="Times New Roman"/>
            <w:sz w:val="26"/>
            <w:szCs w:val="26"/>
            <w:rtl w:val="0"/>
          </w:rPr>
          <w:t xml:space="preserve">. Гвард является булевой формулой от входных воздействий. Выходными воздействиями каждого автомата в общем случае являются события, выходные переменные z и условия проверки состояний рассматриваемого</w:t>
        </w:r>
      </w:ins>
      <w:r>
        <w:rPr>
          <w:rFonts w:ascii="Times New Roman" w:cs="Times New Roman" w:eastAsia="Times New Roman" w:hAnsi="Times New Roman"/>
          <w:sz w:val="26"/>
          <w:szCs w:val="26"/>
          <w:rtl w:val="0"/>
        </w:rPr>
        <w:t xml:space="preserve"> автомата.</w:t>
      </w:r>
      <w:commentRangeEnd w:id="2"/>
      <w:r>
        <w:commentReference w:id="2"/>
      </w:r>
    </w:p>
    <w:p w:rsidR="00000000" w:rsidDel="00000000" w:rsidP="00000000" w:rsidRDefault="00000000" w:rsidRPr="00000000" w14:paraId="00000036">
      <w:pPr>
        <w:spacing w:after="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Автомат, в состояние которого вложен другой автомат, называется родительским. Вложенный автомат реагирует на события только тогда, когда родительский автомат находится в состоянии, в которое он вложен.</w:t>
      </w:r>
    </w:p>
    <w:p w:rsidR="00000000" w:rsidDel="00000000" w:rsidP="00000000" w:rsidRDefault="00000000" w:rsidRPr="00000000" w14:paraId="00000037">
      <w:pPr>
        <w:spacing w:after="0" w:line="360" w:lineRule="auto"/>
        <w:ind w:firstLine="720"/>
        <w:jc w:val="left"/>
        <w:rPr>
          <w:rFonts w:ascii="Times New Roman" w:cs="Times New Roman" w:eastAsia="Times New Roman" w:hAnsi="Times New Roman"/>
          <w:sz w:val="26"/>
          <w:szCs w:val="26"/>
        </w:rPr>
      </w:pPr>
      <w:del w:id="54" w:author="Claude" w:date="2026-10-25T19:24:41Z">
        <w:r>
          <w:rPr>
            <w:rFonts w:ascii="Times New Roman" w:cs="Times New Roman" w:eastAsia="Times New Roman" w:hAnsi="Times New Roman"/>
            <w:sz w:val="26"/>
            <w:szCs w:val="26"/>
            <w:rtl w:val="0"/>
          </w:rPr>
          <w:delText xml:space="preserve">Алгоритм умножения</w:delText>
        </w:r>
      </w:del>
      <w:ins w:id="55" w:author="Claude" w:date="2026-10-25T19:24:41Z">
        <w:r>
          <w:rPr>
            <w:rFonts w:ascii="Times New Roman" w:cs="Times New Roman" w:eastAsia="Times New Roman" w:hAnsi="Times New Roman"/>
            <w:sz w:val="26"/>
            <w:szCs w:val="26"/>
            <w:rtl w:val="0"/>
          </w:rPr>
          <w:t xml:space="preserve">Метод перемножения</w:t>
        </w:r>
      </w:ins>
      <w:r>
        <w:rPr>
          <w:rFonts w:ascii="Times New Roman" w:cs="Times New Roman" w:eastAsia="Times New Roman" w:hAnsi="Times New Roman"/>
          <w:sz w:val="26"/>
          <w:szCs w:val="26"/>
          <w:rtl w:val="0"/>
        </w:rPr>
        <w:t xml:space="preserve"> пары автоматов</w:t>
      </w:r>
      <w:ins w:id="56" w:author="Claude" w:date="2026-10-25T19:24:41Z">
        <w:r>
          <w:rPr>
            <w:rFonts w:ascii="Times New Roman" w:cs="Times New Roman" w:eastAsia="Times New Roman" w:hAnsi="Times New Roman"/>
            <w:sz w:val="26"/>
            <w:szCs w:val="26"/>
            <w:rtl w:val="0"/>
          </w:rPr>
          <w:t xml:space="preserve"> предложен и подробно изложен в предыдущей работе [x]. Подход к валидации автоматных спецификаций</w:t>
        </w:r>
      </w:ins>
      <w:r>
        <w:rPr>
          <w:rFonts w:ascii="Times New Roman" w:cs="Times New Roman" w:eastAsia="Times New Roman" w:hAnsi="Times New Roman"/>
          <w:sz w:val="26"/>
          <w:szCs w:val="26"/>
          <w:rtl w:val="0"/>
        </w:rPr>
        <w:t xml:space="preserve">, предложенный в </w:t>
      </w:r>
      <w:del w:id="57" w:author="Claude" w:date="2026-10-25T19:24:41Z">
        <w:r>
          <w:rPr>
            <w:rFonts w:ascii="Times New Roman" w:cs="Times New Roman" w:eastAsia="Times New Roman" w:hAnsi="Times New Roman"/>
            <w:sz w:val="26"/>
            <w:szCs w:val="26"/>
            <w:rtl w:val="0"/>
          </w:rPr>
          <w:delText xml:space="preserve">предыдущей</w:delText>
        </w:r>
      </w:del>
      <w:ins w:id="58" w:author="Claude" w:date="2026-10-25T19:24:41Z">
        <w:r>
          <w:rPr>
            <w:rFonts w:ascii="Times New Roman" w:cs="Times New Roman" w:eastAsia="Times New Roman" w:hAnsi="Times New Roman"/>
            <w:sz w:val="26"/>
            <w:szCs w:val="26"/>
            <w:rtl w:val="0"/>
          </w:rPr>
          <w:t xml:space="preserve">той же</w:t>
        </w:r>
      </w:ins>
      <w:r>
        <w:rPr>
          <w:rFonts w:ascii="Times New Roman" w:cs="Times New Roman" w:eastAsia="Times New Roman" w:hAnsi="Times New Roman"/>
          <w:sz w:val="26"/>
          <w:szCs w:val="26"/>
          <w:rtl w:val="0"/>
        </w:rPr>
        <w:t xml:space="preserve"> работе, состоит из </w:t>
      </w:r>
      <w:ins w:id="59" w:author="Claude" w:date="2026-10-25T19:24:41Z">
        <w:r>
          <w:rPr>
            <w:rFonts w:ascii="Times New Roman" w:cs="Times New Roman" w:eastAsia="Times New Roman" w:hAnsi="Times New Roman"/>
            <w:sz w:val="26"/>
            <w:szCs w:val="26"/>
            <w:rtl w:val="0"/>
          </w:rPr>
          <w:t xml:space="preserve">разработанного авторами метода перемножения автоматов (в том числе вложенных) и попытки уменьшить сложность автомата-произведения, если он получился громоздким, за счет ручной эвристической корректировки перемножаемых автоматов. Подход в данном случае состоит из </w:t>
        </w:r>
      </w:ins>
      <w:r>
        <w:rPr>
          <w:rFonts w:ascii="Times New Roman" w:cs="Times New Roman" w:eastAsia="Times New Roman" w:hAnsi="Times New Roman"/>
          <w:sz w:val="26"/>
          <w:szCs w:val="26"/>
          <w:rtl w:val="0"/>
        </w:rPr>
        <w:t xml:space="preserve">следующих этапов</w:t>
      </w:r>
      <w:ins w:id="60" w:author="Claude" w:date="2026-10-25T19:24:41Z">
        <w:r>
          <w:rPr>
            <w:rFonts w:ascii="Times New Roman" w:cs="Times New Roman" w:eastAsia="Times New Roman" w:hAnsi="Times New Roman"/>
            <w:sz w:val="26"/>
            <w:szCs w:val="26"/>
            <w:rtl w:val="0"/>
          </w:rPr>
          <w:t xml:space="preserve">, первые четыре из которых являются методом перемножения автоматов</w:t>
        </w:r>
      </w:ins>
      <w:r>
        <w:rPr>
          <w:rFonts w:ascii="Times New Roman" w:cs="Times New Roman" w:eastAsia="Times New Roman" w:hAnsi="Times New Roman"/>
          <w:sz w:val="26"/>
          <w:szCs w:val="26"/>
          <w:rtl w:val="0"/>
        </w:rPr>
        <w:t xml:space="preserve">:</w:t>
      </w:r>
    </w:p>
    <w:p w:rsidR="00000000" w:rsidDel="00000000" w:rsidP="00000000" w:rsidRDefault="00000000" w:rsidRPr="00000000" w14:paraId="00000038">
      <w:pPr>
        <w:numPr>
          <w:ilvl w:val="0"/>
          <w:numId w:val="1"/>
        </w:numPr>
        <w:spacing w:after="0"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Выбор пары автоматов.</w:t>
      </w:r>
    </w:p>
    <w:p w:rsidR="00000000" w:rsidDel="00000000" w:rsidP="00000000" w:rsidRDefault="00000000" w:rsidRPr="00000000" w14:paraId="00000039">
      <w:pPr>
        <w:numPr>
          <w:ilvl w:val="0"/>
          <w:numId w:val="1"/>
        </w:numPr>
        <w:spacing w:after="0"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Построение начального состояния произведения из начальных состояний пары.</w:t>
      </w:r>
    </w:p>
    <w:p w:rsidR="00000000" w:rsidDel="00000000" w:rsidP="00000000" w:rsidRDefault="00000000" w:rsidRPr="00000000" w14:paraId="0000003A">
      <w:pPr>
        <w:numPr>
          <w:ilvl w:val="0"/>
          <w:numId w:val="1"/>
        </w:numPr>
        <w:spacing w:after="0" w:line="360" w:lineRule="auto"/>
        <w:ind w:left="720" w:hanging="360"/>
        <w:jc w:val="left"/>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0"/>
        </w:rPr>
        <w:t xml:space="preserve">Построение множества вершин и рёбер произведения: для очередного состояния определяются события, на которые может отреагировать хотя бы один из автоматов с учётом вложенности и адресованных событий</w:t>
      </w:r>
      <w:del w:id="61" w:author="Claude" w:date="2026-10-25T19:24:41Z">
        <w:r>
          <w:rPr>
            <w:rFonts w:ascii="Times New Roman" w:cs="Times New Roman" w:eastAsia="Times New Roman" w:hAnsi="Times New Roman"/>
            <w:sz w:val="26"/>
            <w:szCs w:val="26"/>
            <w:rtl w:val="0"/>
          </w:rPr>
          <w:delText xml:space="preserve">; для</w:delText>
        </w:r>
      </w:del>
      <w:ins w:id="62" w:author="Claude" w:date="2026-10-25T19:24:41Z">
        <w:r>
          <w:rPr>
            <w:rFonts w:ascii="Times New Roman" w:cs="Times New Roman" w:eastAsia="Times New Roman" w:hAnsi="Times New Roman"/>
            <w:sz w:val="26"/>
            <w:szCs w:val="26"/>
            <w:rtl w:val="0"/>
          </w:rPr>
          <w:t xml:space="preserve">. Для</w:t>
        </w:r>
      </w:ins>
      <w:r>
        <w:rPr>
          <w:rFonts w:ascii="Times New Roman" w:cs="Times New Roman" w:eastAsia="Times New Roman" w:hAnsi="Times New Roman"/>
          <w:sz w:val="26"/>
          <w:szCs w:val="26"/>
          <w:rtl w:val="0"/>
        </w:rPr>
        <w:t xml:space="preserve"> каждого такого события проверяются гварды и строится переход в новое состояние произведения.</w:t>
      </w:r>
    </w:p>
    <w:p w:rsidR="00000000" w:rsidDel="00000000" w:rsidP="00000000" w:rsidRDefault="00000000" w:rsidRPr="00000000" w14:paraId="0000003B">
      <w:pPr>
        <w:numPr>
          <w:ilvl w:val="0"/>
          <w:numId w:val="1"/>
        </w:numPr>
        <w:spacing w:after="0"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Формирование автомата-произведения из множества вершин и рёбер, построенного на предыдущем этапе.</w:t>
      </w:r>
    </w:p>
    <w:p w:rsidR="00000000" w:rsidDel="00000000" w:rsidP="00000000" w:rsidRDefault="00000000" w:rsidRPr="00000000" w14:paraId="0000003C">
      <w:pPr>
        <w:numPr>
          <w:ilvl w:val="0"/>
          <w:numId w:val="1"/>
        </w:numPr>
        <w:spacing w:after="0" w:line="360" w:lineRule="auto"/>
        <w:ind w:left="720" w:hanging="360"/>
        <w:jc w:val="left"/>
        <w:rPr>
          <w:rFonts w:ascii="Times New Roman" w:cs="Times New Roman" w:eastAsia="Times New Roman" w:hAnsi="Times New Roman"/>
          <w:sz w:val="26"/>
          <w:szCs w:val="26"/>
          <w:u w:val="none"/>
        </w:rPr>
      </w:pPr>
      <w:del w:id="63" w:author="Claude" w:date="2026-10-25T19:24:41Z">
        <w:r>
          <w:rPr>
            <w:rFonts w:ascii="Times New Roman" w:cs="Times New Roman" w:eastAsia="Times New Roman" w:hAnsi="Times New Roman"/>
            <w:sz w:val="26"/>
            <w:szCs w:val="26"/>
            <w:rtl w:val="0"/>
          </w:rPr>
          <w:delText xml:space="preserve">Валидация: автомат-произведение и исходная пара выполняются параллельно на одних и тех же последовательностях событий, и на каждом шаге их выходы сравниваются; расхождение означает ошибку умножения</w:delText>
        </w:r>
      </w:del>
      <w:ins w:id="64" w:author="Claude" w:date="2026-10-25T19:24:41Z">
        <w:r>
          <w:rPr>
            <w:rFonts w:ascii="Times New Roman" w:cs="Times New Roman" w:eastAsia="Times New Roman" w:hAnsi="Times New Roman"/>
            <w:sz w:val="26"/>
            <w:szCs w:val="26"/>
            <w:rtl w:val="0"/>
          </w:rPr>
          <w:t xml:space="preserve">Визуальная валидация автомата-произведения на предмет его корректности (наличия дедлоков, например) и эвристическая корректировка пары перемножаемых автоматов при необходимости</w:t>
        </w:r>
      </w:ins>
      <w:r>
        <w:rPr>
          <w:rFonts w:ascii="Times New Roman" w:cs="Times New Roman" w:eastAsia="Times New Roman" w:hAnsi="Times New Roman"/>
          <w:sz w:val="26"/>
          <w:szCs w:val="26"/>
          <w:rtl w:val="0"/>
        </w:rPr>
        <w:t xml:space="preserve">.</w:t>
      </w:r>
    </w:p>
    <w:p w:rsidR="00000000" w:rsidDel="00000000" w:rsidP="00000000" w:rsidRDefault="00000000" w:rsidRPr="00000000" w14:paraId="0000003D">
      <w:pPr>
        <w:numPr>
          <w:ilvl w:val="0"/>
          <w:numId w:val="1"/>
        </w:numPr>
        <w:spacing w:after="0"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Для системы из более чем двух автоматов этапы 1–5 повторяются: произведение очередной пары умножается на следующий автомат.</w:t>
      </w:r>
    </w:p>
    <w:p>
      <w:pPr>
        <w:numPr>
          <w:ilvl w:val="0"/>
          <w:numId w:val="1"/>
        </w:numPr>
        <w:spacing w:after="0" w:line="360" w:lineRule="auto"/>
        <w:ind w:left="720" w:hanging="360"/>
        <w:jc w:val="left"/>
        <w:rPr>
          <w:ins w:id="65" w:author="Claude" w:date="2026-10-25T19:24:41Z"/>
          <w:rFonts w:ascii="Times New Roman" w:cs="Times New Roman" w:eastAsia="Times New Roman" w:hAnsi="Times New Roman"/>
          <w:sz w:val="26"/>
          <w:szCs w:val="26"/>
          <w:u w:val="none"/>
        </w:rPr>
      </w:pPr>
      <w:commentRangeStart w:id="3"/>
      <w:ins w:id="66" w:author="Claude" w:date="2026-10-25T19:24:41Z">
        <w:r>
          <w:rPr>
            <w:rFonts w:ascii="Times New Roman" w:cs="Times New Roman" w:eastAsia="Times New Roman" w:hAnsi="Times New Roman"/>
            <w:sz w:val="26"/>
            <w:szCs w:val="26"/>
            <w:rtl w:val="0"/>
          </w:rPr>
          <w:t xml:space="preserve">Валидация (в инженерном смысле этого слова) автомата-произведения и исходной (откорректированной) системы автоматов путем сравнения их функционирования на одинаковых входных воздействиях. В случае, если поведение сравниваемых объектов различается, исходная (откорректированная) система автоматов требует дальнейшей корректировки и повторного применения предложенного подхода.</w:t>
        </w:r>
      </w:ins>
      <w:commentRangeEnd w:id="3"/>
      <w:r>
        <w:commentReference w:id="3"/>
      </w:r>
    </w:p>
    <w:p w:rsidR="00000000" w:rsidDel="00000000" w:rsidP="00000000" w:rsidRDefault="00000000" w:rsidRPr="00000000" w14:paraId="0000003E">
      <w:pPr>
        <w:spacing w:after="0" w:line="360" w:lineRule="auto"/>
        <w:jc w:val="left"/>
        <w:rPr>
          <w:rFonts w:ascii="Times New Roman" w:cs="Times New Roman" w:eastAsia="Times New Roman" w:hAnsi="Times New Roman"/>
          <w:sz w:val="26"/>
          <w:szCs w:val="26"/>
        </w:rPr>
      </w:pPr>
      <w:del w:id="67" w:author="Claude" w:date="2026-10-25T19:24:41Z">
        <w:r>
          <w:rPr>
            <w:rFonts w:ascii="Times New Roman" w:cs="Times New Roman" w:eastAsia="Times New Roman" w:hAnsi="Times New Roman"/>
            <w:sz w:val="26"/>
            <w:szCs w:val="26"/>
            <w:rtl w:val="0"/>
          </w:rPr>
          <w:delText xml:space="preserve">Состав</w:delText>
        </w:r>
      </w:del>
      <w:ins w:id="68" w:author="Claude" w:date="2026-10-25T19:24:41Z">
        <w:r>
          <w:rPr>
            <w:rFonts w:ascii="Times New Roman" w:cs="Times New Roman" w:eastAsia="Times New Roman" w:hAnsi="Times New Roman"/>
            <w:sz w:val="26"/>
            <w:szCs w:val="26"/>
            <w:rtl w:val="0"/>
          </w:rPr>
          <w:t xml:space="preserve">Учет указанных выше ограничений приводит к необходимости доработки метода. При этом перечень</w:t>
        </w:r>
      </w:ins>
      <w:r>
        <w:rPr>
          <w:rFonts w:ascii="Times New Roman" w:cs="Times New Roman" w:eastAsia="Times New Roman" w:hAnsi="Times New Roman"/>
          <w:sz w:val="26"/>
          <w:szCs w:val="26"/>
          <w:rtl w:val="0"/>
        </w:rPr>
        <w:t xml:space="preserve"> этапов </w:t>
      </w:r>
      <w:del w:id="69" w:author="Claude" w:date="2026-10-25T19:24:41Z">
        <w:r>
          <w:rPr>
            <w:rFonts w:ascii="Times New Roman" w:cs="Times New Roman" w:eastAsia="Times New Roman" w:hAnsi="Times New Roman"/>
            <w:sz w:val="26"/>
            <w:szCs w:val="26"/>
            <w:rtl w:val="0"/>
          </w:rPr>
          <w:delText xml:space="preserve">в настоящей работе не меняется</w:delText>
        </w:r>
      </w:del>
      <w:ins w:id="70" w:author="Claude" w:date="2026-10-25T19:24:41Z">
        <w:r>
          <w:rPr>
            <w:rFonts w:ascii="Times New Roman" w:cs="Times New Roman" w:eastAsia="Times New Roman" w:hAnsi="Times New Roman"/>
            <w:sz w:val="26"/>
            <w:szCs w:val="26"/>
            <w:rtl w:val="0"/>
          </w:rPr>
          <w:t xml:space="preserve">не изменяется</w:t>
        </w:r>
      </w:ins>
      <w:r>
        <w:rPr>
          <w:rFonts w:ascii="Times New Roman" w:cs="Times New Roman" w:eastAsia="Times New Roman" w:hAnsi="Times New Roman"/>
          <w:sz w:val="26"/>
          <w:szCs w:val="26"/>
          <w:rtl w:val="0"/>
        </w:rPr>
        <w:t xml:space="preserve">. Ограничения 1–3 связаны с этапами 3 и 4: с тем, как проверяются гварды, ссылающиеся на состояния других автоматов, и как определяются автоматы, вложенные в состояние произведения. Доработки описаны в разделе «Доработки </w:t>
      </w:r>
      <w:del w:id="71" w:author="Claude" w:date="2026-10-25T19:24:41Z">
        <w:r>
          <w:rPr>
            <w:rFonts w:ascii="Times New Roman" w:cs="Times New Roman" w:eastAsia="Times New Roman" w:hAnsi="Times New Roman"/>
            <w:sz w:val="26"/>
            <w:szCs w:val="26"/>
            <w:rtl w:val="0"/>
          </w:rPr>
          <w:delText xml:space="preserve">алгоритма</w:delText>
        </w:r>
      </w:del>
      <w:ins w:id="72" w:author="Claude" w:date="2026-10-25T19:24:41Z">
        <w:r>
          <w:rPr>
            <w:rFonts w:ascii="Times New Roman" w:cs="Times New Roman" w:eastAsia="Times New Roman" w:hAnsi="Times New Roman"/>
            <w:sz w:val="26"/>
            <w:szCs w:val="26"/>
            <w:rtl w:val="0"/>
          </w:rPr>
          <w:t xml:space="preserve">метода</w:t>
        </w:r>
      </w:ins>
      <w:r>
        <w:rPr>
          <w:rFonts w:ascii="Times New Roman" w:cs="Times New Roman" w:eastAsia="Times New Roman" w:hAnsi="Times New Roman"/>
          <w:sz w:val="26"/>
          <w:szCs w:val="26"/>
          <w:rtl w:val="0"/>
        </w:rPr>
        <w:t xml:space="preserve">» на примере системы, введенной в разделе «Дополненная система </w:t>
      </w:r>
      <w:del w:id="73" w:author="Claude" w:date="2026-10-25T19:24:41Z">
        <w:r>
          <w:rPr>
            <w:rFonts w:ascii="Times New Roman" w:cs="Times New Roman" w:eastAsia="Times New Roman" w:hAnsi="Times New Roman"/>
            <w:sz w:val="26"/>
            <w:szCs w:val="26"/>
            <w:rtl w:val="0"/>
          </w:rPr>
          <w:delText xml:space="preserve">конечных </w:delText>
        </w:r>
      </w:del>
      <w:r>
        <w:rPr>
          <w:rFonts w:ascii="Times New Roman" w:cs="Times New Roman" w:eastAsia="Times New Roman" w:hAnsi="Times New Roman"/>
          <w:sz w:val="26"/>
          <w:szCs w:val="26"/>
          <w:rtl w:val="0"/>
        </w:rPr>
        <w:t xml:space="preserve">автоматов».</w:t>
      </w:r>
    </w:p>
    <w:p w:rsidR="00000000" w:rsidDel="00000000" w:rsidP="00000000" w:rsidRDefault="00000000" w:rsidRPr="00000000" w14:paraId="0000003F">
      <w:pPr>
        <w:spacing w:after="0" w:before="0" w:line="360" w:lineRule="auto"/>
        <w:ind w:firstLine="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Дополненная система </w:t>
      </w:r>
      <w:del w:id="74" w:author="Claude" w:date="2026-10-25T19:24:41Z">
        <w:r>
          <w:rPr>
            <w:rFonts w:ascii="Times New Roman" w:cs="Times New Roman" w:eastAsia="Times New Roman" w:hAnsi="Times New Roman"/>
            <w:b w:val="1"/>
            <w:bCs w:val="1"/>
            <w:sz w:val="26"/>
            <w:szCs w:val="26"/>
            <w:rtl w:val="0"/>
          </w:rPr>
          <w:delText xml:space="preserve">конечных </w:delText>
        </w:r>
      </w:del>
      <w:r>
        <w:rPr>
          <w:rFonts w:ascii="Times New Roman" w:cs="Times New Roman" w:eastAsia="Times New Roman" w:hAnsi="Times New Roman"/>
          <w:b w:val="1"/>
          <w:bCs w:val="1"/>
          <w:sz w:val="26"/>
          <w:szCs w:val="26"/>
          <w:rtl w:val="0"/>
        </w:rPr>
        <w:t xml:space="preserve">автоматов</w:t>
      </w:r>
      <w:del w:id="75" w:author="Claude" w:date="2026-10-25T19:24:41Z">
        <w:r>
          <w:rPr>
            <w:rFonts w:ascii="Times New Roman" w:cs="Times New Roman" w:eastAsia="Times New Roman" w:hAnsi="Times New Roman"/>
            <w:b w:val="1"/>
            <w:bCs w:val="1"/>
            <w:sz w:val="26"/>
            <w:szCs w:val="26"/>
            <w:rtl w:val="0"/>
          </w:rPr>
          <w:delText xml:space="preserve">.</w:delText>
        </w:r>
      </w:del>
      <w:del w:id="76" w:author="Claude" w:date="2026-10-25T19:24:41Z">
        <w:r>
          <w:rPr>
            <w:rFonts w:ascii="Times New Roman" w:cs="Times New Roman" w:eastAsia="Times New Roman" w:hAnsi="Times New Roman"/>
            <w:sz w:val="26"/>
            <w:szCs w:val="26"/>
            <w:rtl w:val="0"/>
          </w:rPr>
          <w:delText xml:space="preserve"> </w:delText>
        </w:r>
      </w:del>
    </w:p>
    <w:p w:rsidR="00000000" w:rsidDel="00000000" w:rsidP="00000000" w:rsidRDefault="00000000" w:rsidRPr="00000000" w14:paraId="00000040">
      <w:pPr>
        <w:spacing w:after="0" w:before="0" w:line="360" w:lineRule="auto"/>
        <w:ind w:left="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К трём автоматам</w:t>
      </w:r>
      <w:ins w:id="77" w:author="Claude" w:date="2026-10-25T19:24:41Z">
        <w:r>
          <w:rPr>
            <w:rFonts w:ascii="Times New Roman" w:cs="Times New Roman" w:eastAsia="Times New Roman" w:hAnsi="Times New Roman"/>
            <w:sz w:val="26"/>
            <w:szCs w:val="26"/>
            <w:rtl w:val="0"/>
          </w:rPr>
          <w:t xml:space="preserve"> «Игровая машина» A0 (рис. 1), «Монетоприемник» A1 (рис. 2) и «Игровые барабаны» A2 (рис. 3) из</w:t>
        </w:r>
      </w:ins>
      <w:r>
        <w:rPr>
          <w:rFonts w:ascii="Times New Roman" w:cs="Times New Roman" w:eastAsia="Times New Roman" w:hAnsi="Times New Roman"/>
          <w:sz w:val="26"/>
          <w:szCs w:val="26"/>
          <w:rtl w:val="0"/>
        </w:rPr>
        <w:t xml:space="preserve"> предыдущей работы добавлены два новых</w:t>
      </w:r>
      <w:ins w:id="78" w:author="Claude" w:date="2026-10-25T19:24:41Z">
        <w:r>
          <w:rPr>
            <w:rFonts w:ascii="Times New Roman" w:cs="Times New Roman" w:eastAsia="Times New Roman" w:hAnsi="Times New Roman"/>
            <w:sz w:val="26"/>
            <w:szCs w:val="26"/>
            <w:rtl w:val="0"/>
          </w:rPr>
          <w:t xml:space="preserve"> автомата</w:t>
        </w:r>
      </w:ins>
      <w:r>
        <w:rPr>
          <w:rFonts w:ascii="Times New Roman" w:cs="Times New Roman" w:eastAsia="Times New Roman" w:hAnsi="Times New Roman"/>
          <w:sz w:val="26"/>
          <w:szCs w:val="26"/>
          <w:rtl w:val="0"/>
        </w:rPr>
        <w:t xml:space="preserve">: «Джекпот-счётчик» </w:t>
      </w:r>
      <w:del w:id="79" w:author="Claude" w:date="2026-10-25T19:24:41Z">
        <w:r>
          <w:rPr>
            <w:rFonts w:ascii="Times New Roman" w:cs="Times New Roman" w:eastAsia="Times New Roman" w:hAnsi="Times New Roman"/>
            <w:sz w:val="26"/>
            <w:szCs w:val="26"/>
            <w:rtl w:val="0"/>
          </w:rPr>
          <w:delText xml:space="preserve">(A3</w:delText>
        </w:r>
      </w:del>
      <w:ins w:id="80" w:author="Claude" w:date="2026-10-25T19:24:41Z">
        <w:r>
          <w:rPr>
            <w:rFonts w:ascii="Times New Roman" w:cs="Times New Roman" w:eastAsia="Times New Roman" w:hAnsi="Times New Roman"/>
            <w:sz w:val="26"/>
            <w:szCs w:val="26"/>
            <w:rtl w:val="0"/>
          </w:rPr>
          <w:t xml:space="preserve">A3 (рис. 4</w:t>
        </w:r>
      </w:ins>
      <w:r>
        <w:rPr>
          <w:rFonts w:ascii="Times New Roman" w:cs="Times New Roman" w:eastAsia="Times New Roman" w:hAnsi="Times New Roman"/>
          <w:sz w:val="26"/>
          <w:szCs w:val="26"/>
          <w:rtl w:val="0"/>
        </w:rPr>
        <w:t xml:space="preserve">) и «Звуки» </w:t>
      </w:r>
      <w:del w:id="81" w:author="Claude" w:date="2026-10-25T19:24:41Z">
        <w:r>
          <w:rPr>
            <w:rFonts w:ascii="Times New Roman" w:cs="Times New Roman" w:eastAsia="Times New Roman" w:hAnsi="Times New Roman"/>
            <w:sz w:val="26"/>
            <w:szCs w:val="26"/>
            <w:rtl w:val="0"/>
          </w:rPr>
          <w:delText xml:space="preserve">(A4</w:delText>
        </w:r>
      </w:del>
      <w:ins w:id="82" w:author="Claude" w:date="2026-10-25T19:24:41Z">
        <w:r>
          <w:rPr>
            <w:rFonts w:ascii="Times New Roman" w:cs="Times New Roman" w:eastAsia="Times New Roman" w:hAnsi="Times New Roman"/>
            <w:sz w:val="26"/>
            <w:szCs w:val="26"/>
            <w:rtl w:val="0"/>
          </w:rPr>
          <w:t xml:space="preserve">A4 (рис. 5</w:t>
        </w:r>
      </w:ins>
      <w:r>
        <w:rPr>
          <w:rFonts w:ascii="Times New Roman" w:cs="Times New Roman" w:eastAsia="Times New Roman" w:hAnsi="Times New Roman"/>
          <w:sz w:val="26"/>
          <w:szCs w:val="26"/>
          <w:rtl w:val="0"/>
        </w:rPr>
        <w:t xml:space="preserve">). Таблица 1 перечисляет случаи вложенности в полученной системе и указывает ограничение, снятие которого демонстрирует каждый случай.</w:t>
      </w:r>
    </w:p>
    <w:p w:rsidR="00000000" w:rsidDel="00000000" w:rsidP="00000000" w:rsidRDefault="00000000" w:rsidRPr="00000000" w14:paraId="00000041">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Таблица 1. Случаи вложенности, демонстрирующие снятие ограничений</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85"/>
        <w:tblGridChange w:id="0">
          <w:tblGrid>
            <w:gridCol w:w="2100"/>
            <w:gridCol w:w="6585"/>
          </w:tblGrid>
        </w:tblGridChange>
      </w:tblGrid>
      <w:tr>
        <w:trPr>
          <w:cantSplit w:val="0"/>
          <w:trHeight w:val="360"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43">
            <w:pPr>
              <w:spacing w:after="4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Ограничение</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44">
            <w:pPr>
              <w:spacing w:after="4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Иллюстрация в системе</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spacing w:after="4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spacing w:after="40" w:before="40" w:line="360" w:lineRule="auto"/>
              <w:jc w:val="both"/>
              <w:rPr>
                <w:rFonts w:ascii="Times New Roman" w:cs="Times New Roman" w:eastAsia="Times New Roman" w:hAnsi="Times New Roman"/>
                <w:sz w:val="26"/>
                <w:szCs w:val="26"/>
              </w:rPr>
            </w:pPr>
            <w:ins w:id="83" w:author="Claude" w:date="2026-10-25T19:24:41Z">
              <w:r>
                <w:rPr>
                  <w:rFonts w:ascii="Times New Roman" w:cs="Times New Roman" w:eastAsia="Times New Roman" w:hAnsi="Times New Roman"/>
                  <w:sz w:val="26"/>
                  <w:szCs w:val="26"/>
                  <w:rtl w:val="0"/>
                </w:rPr>
                <w:t xml:space="preserve">Автомат </w:t>
              </w:r>
            </w:ins>
            <w:r>
              <w:rPr>
                <w:rFonts w:ascii="Times New Roman" w:cs="Times New Roman" w:eastAsia="Times New Roman" w:hAnsi="Times New Roman"/>
                <w:sz w:val="26"/>
                <w:szCs w:val="26"/>
                <w:rtl w:val="0"/>
              </w:rPr>
              <w:t xml:space="preserve">A2 вложен в состояние «Игра» автомата A0 (случай предыдущей работы)</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spacing w:after="4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spacing w:after="40" w:before="4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В состояние «Игра» </w:t>
            </w:r>
            <w:ins w:id="84" w:author="Claude" w:date="2026-10-25T19:24:41Z">
              <w:r>
                <w:rPr>
                  <w:rFonts w:ascii="Times New Roman" w:cs="Times New Roman" w:eastAsia="Times New Roman" w:hAnsi="Times New Roman"/>
                  <w:sz w:val="26"/>
                  <w:szCs w:val="26"/>
                  <w:rtl w:val="0"/>
                </w:rPr>
                <w:t xml:space="preserve">автомата A0 </w:t>
              </w:r>
            </w:ins>
            <w:r>
              <w:rPr>
                <w:rFonts w:ascii="Times New Roman" w:cs="Times New Roman" w:eastAsia="Times New Roman" w:hAnsi="Times New Roman"/>
                <w:sz w:val="26"/>
                <w:szCs w:val="26"/>
                <w:rtl w:val="0"/>
              </w:rPr>
              <w:t xml:space="preserve">вложены</w:t>
            </w:r>
            <w:ins w:id="85" w:author="Claude" w:date="2026-10-25T19:24:41Z">
              <w:r>
                <w:rPr>
                  <w:rFonts w:ascii="Times New Roman" w:cs="Times New Roman" w:eastAsia="Times New Roman" w:hAnsi="Times New Roman"/>
                  <w:sz w:val="26"/>
                  <w:szCs w:val="26"/>
                  <w:rtl w:val="0"/>
                </w:rPr>
                <w:t xml:space="preserve"> автоматы</w:t>
              </w:r>
            </w:ins>
            <w:r>
              <w:rPr>
                <w:rFonts w:ascii="Times New Roman" w:cs="Times New Roman" w:eastAsia="Times New Roman" w:hAnsi="Times New Roman"/>
                <w:sz w:val="26"/>
                <w:szCs w:val="26"/>
                <w:rtl w:val="0"/>
              </w:rPr>
              <w:t xml:space="preserve"> A2, A3 и A4</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spacing w:after="4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spacing w:after="40" w:before="40" w:line="360" w:lineRule="auto"/>
              <w:jc w:val="both"/>
              <w:rPr>
                <w:rFonts w:ascii="Times New Roman" w:cs="Times New Roman" w:eastAsia="Times New Roman" w:hAnsi="Times New Roman"/>
                <w:sz w:val="26"/>
                <w:szCs w:val="26"/>
              </w:rPr>
            </w:pPr>
            <w:ins w:id="86" w:author="Claude" w:date="2026-10-25T19:24:41Z">
              <w:r>
                <w:rPr>
                  <w:rFonts w:ascii="Times New Roman" w:cs="Times New Roman" w:eastAsia="Times New Roman" w:hAnsi="Times New Roman"/>
                  <w:sz w:val="26"/>
                  <w:szCs w:val="26"/>
                  <w:rtl w:val="0"/>
                </w:rPr>
                <w:t xml:space="preserve">Автомат </w:t>
              </w:r>
            </w:ins>
            <w:r>
              <w:rPr>
                <w:rFonts w:ascii="Times New Roman" w:cs="Times New Roman" w:eastAsia="Times New Roman" w:hAnsi="Times New Roman"/>
                <w:sz w:val="26"/>
                <w:szCs w:val="26"/>
                <w:rtl w:val="0"/>
              </w:rPr>
              <w:t xml:space="preserve">A4 вложен в три состояния: «Игра» и «Выдача жетона» автомата A0, «Выплата джекпота» автомата A3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spacing w:after="4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C">
            <w:pPr>
              <w:spacing w:after="40" w:before="40" w:line="360" w:lineRule="auto"/>
              <w:jc w:val="both"/>
              <w:rPr>
                <w:rFonts w:ascii="Times New Roman" w:cs="Times New Roman" w:eastAsia="Times New Roman" w:hAnsi="Times New Roman"/>
                <w:sz w:val="26"/>
                <w:szCs w:val="26"/>
              </w:rPr>
            </w:pPr>
            <w:ins w:id="87" w:author="Claude" w:date="2026-10-25T19:24:41Z">
              <w:r>
                <w:rPr>
                  <w:rFonts w:ascii="Times New Roman" w:cs="Times New Roman" w:eastAsia="Times New Roman" w:hAnsi="Times New Roman"/>
                  <w:sz w:val="26"/>
                  <w:szCs w:val="26"/>
                  <w:rtl w:val="0"/>
                </w:rPr>
                <w:t xml:space="preserve">Автомат </w:t>
              </w:r>
            </w:ins>
            <w:r>
              <w:rPr>
                <w:rFonts w:ascii="Times New Roman" w:cs="Times New Roman" w:eastAsia="Times New Roman" w:hAnsi="Times New Roman"/>
                <w:sz w:val="26"/>
                <w:szCs w:val="26"/>
                <w:rtl w:val="0"/>
              </w:rPr>
              <w:t xml:space="preserve">A4 вложен в</w:t>
            </w:r>
            <w:ins w:id="88" w:author="Claude" w:date="2026-10-25T19:24:41Z">
              <w:r>
                <w:rPr>
                  <w:rFonts w:ascii="Times New Roman" w:cs="Times New Roman" w:eastAsia="Times New Roman" w:hAnsi="Times New Roman"/>
                  <w:sz w:val="26"/>
                  <w:szCs w:val="26"/>
                  <w:rtl w:val="0"/>
                </w:rPr>
                <w:t xml:space="preserve"> состояние «Выплата джекпота» автомата</w:t>
              </w:r>
            </w:ins>
            <w:r>
              <w:rPr>
                <w:rFonts w:ascii="Times New Roman" w:cs="Times New Roman" w:eastAsia="Times New Roman" w:hAnsi="Times New Roman"/>
                <w:sz w:val="26"/>
                <w:szCs w:val="26"/>
                <w:rtl w:val="0"/>
              </w:rPr>
              <w:t xml:space="preserve"> A3, который сам вложен в </w:t>
            </w:r>
            <w:ins w:id="89" w:author="Claude" w:date="2026-10-25T19:24:41Z">
              <w:r>
                <w:rPr>
                  <w:rFonts w:ascii="Times New Roman" w:cs="Times New Roman" w:eastAsia="Times New Roman" w:hAnsi="Times New Roman"/>
                  <w:sz w:val="26"/>
                  <w:szCs w:val="26"/>
                  <w:rtl w:val="0"/>
                </w:rPr>
                <w:t xml:space="preserve">состояние «Игра» автомата </w:t>
              </w:r>
            </w:ins>
            <w:r>
              <w:rPr>
                <w:rFonts w:ascii="Times New Roman" w:cs="Times New Roman" w:eastAsia="Times New Roman" w:hAnsi="Times New Roman"/>
                <w:sz w:val="26"/>
                <w:szCs w:val="26"/>
                <w:rtl w:val="0"/>
              </w:rPr>
              <w:t xml:space="preserve">A0</w:t>
            </w:r>
          </w:p>
        </w:tc>
      </w:tr>
    </w:tbl>
    <w:p w:rsidR="00000000" w:rsidDel="00000000" w:rsidP="00000000" w:rsidRDefault="00000000" w:rsidRPr="00000000" w14:paraId="0000004D">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spacing w:after="0" w:before="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Автомат 1. «Игровая машина» (A0)</w:t>
      </w:r>
    </w:p>
    <w:p w:rsidR="00000000" w:rsidDel="00000000" w:rsidP="00000000" w:rsidRDefault="00000000" w:rsidRPr="00000000" w14:paraId="00000056">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722" cy="4563476"/>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722" cy="456347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before="0" w:line="360" w:lineRule="auto"/>
        <w:ind w:left="0" w:firstLine="0"/>
        <w:jc w:val="both"/>
        <w:rPr>
          <w:rFonts w:ascii="Times New Roman" w:cs="Times New Roman" w:eastAsia="Times New Roman" w:hAnsi="Times New Roman"/>
          <w:i w:val="1"/>
          <w:iCs w:val="1"/>
          <w:sz w:val="26"/>
          <w:szCs w:val="26"/>
        </w:rPr>
      </w:pPr>
      <w:commentRangeStart w:id="4"/>
      <w:ins w:id="90" w:author="Claude" w:date="2026-10-25T19:24:41Z">
        <w:r>
          <w:rPr>
            <w:rFonts w:ascii="Times New Roman" w:cs="Times New Roman" w:eastAsia="Times New Roman" w:hAnsi="Times New Roman"/>
            <w:i w:val="1"/>
            <w:iCs w:val="1"/>
            <w:sz w:val="26"/>
            <w:szCs w:val="26"/>
            <w:rtl w:val="0"/>
          </w:rPr>
          <w:t xml:space="preserve">Рис. 1. </w:t>
        </w:r>
      </w:ins>
      <w:r>
        <w:rPr>
          <w:rFonts w:ascii="Times New Roman" w:cs="Times New Roman" w:eastAsia="Times New Roman" w:hAnsi="Times New Roman"/>
          <w:i w:val="1"/>
          <w:iCs w:val="1"/>
          <w:sz w:val="26"/>
          <w:szCs w:val="26"/>
          <w:rtl w:val="0"/>
        </w:rPr>
        <w:t xml:space="preserve">Диаграмма состояний автомата A0. В состояние «Игра» вложены</w:t>
      </w:r>
      <w:ins w:id="91" w:author="Claude" w:date="2026-10-25T19:24:41Z">
        <w:r>
          <w:rPr>
            <w:rFonts w:ascii="Times New Roman" w:cs="Times New Roman" w:eastAsia="Times New Roman" w:hAnsi="Times New Roman"/>
            <w:i w:val="1"/>
            <w:iCs w:val="1"/>
            <w:sz w:val="26"/>
            <w:szCs w:val="26"/>
            <w:rtl w:val="0"/>
          </w:rPr>
          <w:t xml:space="preserve"> автоматы</w:t>
        </w:r>
      </w:ins>
      <w:r>
        <w:rPr>
          <w:rFonts w:ascii="Times New Roman" w:cs="Times New Roman" w:eastAsia="Times New Roman" w:hAnsi="Times New Roman"/>
          <w:i w:val="1"/>
          <w:iCs w:val="1"/>
          <w:sz w:val="26"/>
          <w:szCs w:val="26"/>
          <w:rtl w:val="0"/>
        </w:rPr>
        <w:t xml:space="preserve"> A2, A3 и A4, в состояние «Выдача жетона» – </w:t>
      </w:r>
      <w:del w:id="92" w:author="Claude" w:date="2026-10-25T19:24:41Z">
        <w:r>
          <w:rPr>
            <w:rFonts w:ascii="Times New Roman" w:cs="Times New Roman" w:eastAsia="Times New Roman" w:hAnsi="Times New Roman"/>
            <w:i w:val="1"/>
            <w:iCs w:val="1"/>
            <w:sz w:val="26"/>
            <w:szCs w:val="26"/>
            <w:rtl w:val="0"/>
          </w:rPr>
          <w:delText xml:space="preserve">A4.</w:delText>
        </w:r>
      </w:del>
      <w:ins w:id="93" w:author="Claude" w:date="2026-10-25T19:24:41Z">
        <w:r>
          <w:rPr>
            <w:rFonts w:ascii="Times New Roman" w:cs="Times New Roman" w:eastAsia="Times New Roman" w:hAnsi="Times New Roman"/>
            <w:i w:val="1"/>
            <w:iCs w:val="1"/>
            <w:sz w:val="26"/>
            <w:szCs w:val="26"/>
            <w:rtl w:val="0"/>
          </w:rPr>
          <w:t xml:space="preserve">автомат A4</w:t>
        </w:r>
      </w:ins>
      <w:commentRangeEnd w:id="4"/>
      <w:r>
        <w:commentReference w:id="4"/>
      </w:r>
    </w:p>
    <w:p w:rsidR="00000000" w:rsidDel="00000000" w:rsidP="00000000" w:rsidRDefault="00000000" w:rsidRPr="00000000" w14:paraId="00000058">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after="120" w:line="360" w:lineRule="auto"/>
        <w:jc w:val="both"/>
        <w:rPr>
          <w:rFonts w:ascii="Times New Roman" w:cs="Times New Roman" w:eastAsia="Times New Roman" w:hAnsi="Times New Roman"/>
          <w:i w:val="1"/>
          <w:iCs w:val="1"/>
          <w:sz w:val="26"/>
          <w:szCs w:val="26"/>
        </w:rPr>
      </w:pPr>
      <w:commentRangeStart w:id="7"/>
      <w:r>
        <w:rPr>
          <w:rFonts w:ascii="Times New Roman" w:cs="Times New Roman" w:eastAsia="Times New Roman" w:hAnsi="Times New Roman"/>
          <w:i w:val="1"/>
          <w:iCs w:val="1"/>
          <w:sz w:val="26"/>
          <w:szCs w:val="26"/>
          <w:rtl w:val="0"/>
        </w:rPr>
        <w:t xml:space="preserve">Таблица 2. Входные и выходные </w:t>
      </w:r>
      <w:del w:id="119" w:author="Claude" w:date="2026-10-25T19:24:41Z">
        <w:r>
          <w:rPr>
            <w:rFonts w:ascii="Times New Roman" w:cs="Times New Roman" w:eastAsia="Times New Roman" w:hAnsi="Times New Roman"/>
            <w:i w:val="1"/>
            <w:iCs w:val="1"/>
            <w:sz w:val="26"/>
            <w:szCs w:val="26"/>
            <w:rtl w:val="0"/>
          </w:rPr>
          <w:delText xml:space="preserve">события</w:delText>
        </w:r>
      </w:del>
      <w:ins w:id="120" w:author="Claude" w:date="2026-10-25T19:24:41Z">
        <w:r>
          <w:rPr>
            <w:rFonts w:ascii="Times New Roman" w:cs="Times New Roman" w:eastAsia="Times New Roman" w:hAnsi="Times New Roman"/>
            <w:i w:val="1"/>
            <w:iCs w:val="1"/>
            <w:sz w:val="26"/>
            <w:szCs w:val="26"/>
            <w:rtl w:val="0"/>
          </w:rPr>
          <w:t xml:space="preserve">воздействия</w:t>
        </w:r>
      </w:ins>
      <w:r>
        <w:rPr>
          <w:rFonts w:ascii="Times New Roman" w:cs="Times New Roman" w:eastAsia="Times New Roman" w:hAnsi="Times New Roman"/>
          <w:i w:val="1"/>
          <w:iCs w:val="1"/>
          <w:sz w:val="26"/>
          <w:szCs w:val="26"/>
          <w:rtl w:val="0"/>
        </w:rPr>
        <w:t xml:space="preserve"> автомата «Игровая машина» (A0)</w:t>
      </w:r>
      <w:commentRangeEnd w:id="7"/>
      <w:r>
        <w:commentReference w:id="7"/>
      </w:r>
    </w:p>
    <w:p w:rsidR="00000000" w:rsidDel="00000000" w:rsidP="00000000" w:rsidRDefault="00000000" w:rsidRPr="00000000" w14:paraId="00000065">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0115" cy="5791200"/>
            <wp:effectExtent b="0" l="0" r="0" t="0"/>
            <wp:docPr id="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0115"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spacing w:after="0" w:before="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Автомат 2. «Монетоприемник» (A1)</w:t>
      </w:r>
    </w:p>
    <w:p w:rsidR="00000000" w:rsidDel="00000000" w:rsidP="00000000" w:rsidRDefault="00000000" w:rsidRPr="00000000" w14:paraId="00000071">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06353" cy="3144306"/>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106353" cy="3144306"/>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0" w:before="0" w:line="360" w:lineRule="auto"/>
        <w:ind w:left="0" w:firstLine="0"/>
        <w:jc w:val="both"/>
        <w:rPr>
          <w:rFonts w:ascii="Times New Roman" w:cs="Times New Roman" w:eastAsia="Times New Roman" w:hAnsi="Times New Roman"/>
          <w:i w:val="1"/>
          <w:iCs w:val="1"/>
          <w:sz w:val="26"/>
          <w:szCs w:val="26"/>
        </w:rPr>
      </w:pPr>
      <w:ins w:id="94" w:author="Claude" w:date="2026-10-25T19:24:41Z">
        <w:r>
          <w:rPr>
            <w:rFonts w:ascii="Times New Roman" w:cs="Times New Roman" w:eastAsia="Times New Roman" w:hAnsi="Times New Roman"/>
            <w:i w:val="1"/>
            <w:iCs w:val="1"/>
            <w:sz w:val="26"/>
            <w:szCs w:val="26"/>
            <w:rtl w:val="0"/>
          </w:rPr>
          <w:t xml:space="preserve">Рис. 2. </w:t>
        </w:r>
      </w:ins>
      <w:r>
        <w:rPr>
          <w:rFonts w:ascii="Times New Roman" w:cs="Times New Roman" w:eastAsia="Times New Roman" w:hAnsi="Times New Roman"/>
          <w:i w:val="1"/>
          <w:iCs w:val="1"/>
          <w:sz w:val="26"/>
          <w:szCs w:val="26"/>
          <w:rtl w:val="0"/>
        </w:rPr>
        <w:t xml:space="preserve">Диаграмма состояний автомата A1</w:t>
      </w:r>
      <w:del w:id="95" w:author="Claude" w:date="2026-10-25T19:24:41Z">
        <w:r>
          <w:rPr>
            <w:rFonts w:ascii="Times New Roman" w:cs="Times New Roman" w:eastAsia="Times New Roman" w:hAnsi="Times New Roman"/>
            <w:i w:val="1"/>
            <w:iCs w:val="1"/>
            <w:sz w:val="26"/>
            <w:szCs w:val="26"/>
            <w:rtl w:val="0"/>
          </w:rPr>
          <w:delText xml:space="preserve">.</w:delText>
        </w:r>
      </w:del>
    </w:p>
    <w:p w:rsidR="00000000" w:rsidDel="00000000" w:rsidP="00000000" w:rsidRDefault="00000000" w:rsidRPr="00000000" w14:paraId="00000073">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spacing w:after="0" w:before="0" w:line="360" w:lineRule="auto"/>
        <w:ind w:left="0" w:firstLine="0"/>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Таблица 3. Входные и выходные </w:t>
      </w:r>
      <w:del w:id="121" w:author="Claude" w:date="2026-10-25T19:24:41Z">
        <w:r>
          <w:rPr>
            <w:rFonts w:ascii="Times New Roman" w:cs="Times New Roman" w:eastAsia="Times New Roman" w:hAnsi="Times New Roman"/>
            <w:i w:val="1"/>
            <w:iCs w:val="1"/>
            <w:sz w:val="26"/>
            <w:szCs w:val="26"/>
            <w:rtl w:val="0"/>
          </w:rPr>
          <w:delText xml:space="preserve">события</w:delText>
        </w:r>
      </w:del>
      <w:ins w:id="122" w:author="Claude" w:date="2026-10-25T19:24:41Z">
        <w:r>
          <w:rPr>
            <w:rFonts w:ascii="Times New Roman" w:cs="Times New Roman" w:eastAsia="Times New Roman" w:hAnsi="Times New Roman"/>
            <w:i w:val="1"/>
            <w:iCs w:val="1"/>
            <w:sz w:val="26"/>
            <w:szCs w:val="26"/>
            <w:rtl w:val="0"/>
          </w:rPr>
          <w:t xml:space="preserve">воздействия</w:t>
        </w:r>
      </w:ins>
      <w:r>
        <w:rPr>
          <w:rFonts w:ascii="Times New Roman" w:cs="Times New Roman" w:eastAsia="Times New Roman" w:hAnsi="Times New Roman"/>
          <w:i w:val="1"/>
          <w:iCs w:val="1"/>
          <w:sz w:val="26"/>
          <w:szCs w:val="26"/>
          <w:rtl w:val="0"/>
        </w:rPr>
        <w:t xml:space="preserve"> автомата «Монетоприемник» (A1)</w:t>
      </w:r>
    </w:p>
    <w:p w:rsidR="00000000" w:rsidDel="00000000" w:rsidP="00000000" w:rsidRDefault="00000000" w:rsidRPr="00000000" w14:paraId="00000075">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0115" cy="3276600"/>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011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8">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9">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A">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B">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Автомат 3. «Игровые барабаны» (A2)</w:t>
      </w:r>
    </w:p>
    <w:p w:rsidR="00000000" w:rsidDel="00000000" w:rsidP="00000000" w:rsidRDefault="00000000" w:rsidRPr="00000000" w14:paraId="0000007C">
      <w:pPr>
        <w:spacing w:after="0" w:before="0" w:line="360" w:lineRule="auto"/>
        <w:jc w:val="left"/>
        <w:rPr>
          <w:rFonts w:ascii="Times New Roman" w:cs="Times New Roman" w:eastAsia="Times New Roman" w:hAnsi="Times New Roman"/>
          <w:b w:val="1"/>
          <w:bCs w:val="1"/>
          <w:sz w:val="26"/>
          <w:szCs w:val="26"/>
        </w:rPr>
      </w:pPr>
      <w:del w:id="111" w:author="Claude" w:date="2026-10-25T19:24:41Z">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096578" cy="4135064"/>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096578" cy="4135064"/>
                      </a:xfrm>
                      <a:prstGeom prst="rect"/>
                      <a:ln/>
                    </pic:spPr>
                  </pic:pic>
                </a:graphicData>
              </a:graphic>
            </wp:inline>
          </w:drawing>
        </w:r>
      </w:del>
      <w:ins w:id="112" w:author="Claude" w:date="2026-10-25T19:24:41Z">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167604" cy="2894544"/>
              <wp:effectExtent b="0" l="0" r="0" t="0"/>
              <wp:docPr id="11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167604" cy="2894544"/>
                      </a:xfrm>
                      <a:prstGeom prst="rect"/>
                      <a:ln/>
                    </pic:spPr>
                  </pic:pic>
                </a:graphicData>
              </a:graphic>
            </wp:inline>
          </w:drawing>
        </w:r>
      </w:ins>
      <w:r w:rsidDel="00000000" w:rsidR="00000000" w:rsidRPr="00000000">
        <w:rPr>
          <w:rtl w:val="0"/>
        </w:rPr>
      </w:r>
    </w:p>
    <w:p w:rsidR="00000000" w:rsidDel="00000000" w:rsidP="00000000" w:rsidRDefault="00000000" w:rsidRPr="00000000" w14:paraId="0000007D">
      <w:pPr>
        <w:spacing w:after="0" w:before="0" w:line="360" w:lineRule="auto"/>
        <w:jc w:val="left"/>
        <w:rPr>
          <w:rFonts w:ascii="Times New Roman" w:cs="Times New Roman" w:eastAsia="Times New Roman" w:hAnsi="Times New Roman"/>
          <w:i w:val="1"/>
          <w:iCs w:val="1"/>
          <w:sz w:val="26"/>
          <w:szCs w:val="26"/>
        </w:rPr>
      </w:pPr>
      <w:commentRangeStart w:id="5"/>
      <w:ins w:id="96" w:author="Claude" w:date="2026-10-25T19:24:41Z">
        <w:r>
          <w:rPr>
            <w:rFonts w:ascii="Times New Roman" w:cs="Times New Roman" w:eastAsia="Times New Roman" w:hAnsi="Times New Roman"/>
            <w:i w:val="1"/>
            <w:iCs w:val="1"/>
            <w:sz w:val="26"/>
            <w:szCs w:val="26"/>
            <w:rtl w:val="0"/>
          </w:rPr>
          <w:t xml:space="preserve">Рис. 3. </w:t>
        </w:r>
      </w:ins>
      <w:r>
        <w:rPr>
          <w:rFonts w:ascii="Times New Roman" w:cs="Times New Roman" w:eastAsia="Times New Roman" w:hAnsi="Times New Roman"/>
          <w:i w:val="1"/>
          <w:iCs w:val="1"/>
          <w:sz w:val="26"/>
          <w:szCs w:val="26"/>
          <w:rtl w:val="0"/>
        </w:rPr>
        <w:t xml:space="preserve">Диаграмма состояний автомата A2</w:t>
      </w:r>
      <w:del w:id="97" w:author="Claude" w:date="2026-10-25T19:24:41Z">
        <w:r>
          <w:rPr>
            <w:rFonts w:ascii="Times New Roman" w:cs="Times New Roman" w:eastAsia="Times New Roman" w:hAnsi="Times New Roman"/>
            <w:i w:val="1"/>
            <w:iCs w:val="1"/>
            <w:sz w:val="26"/>
            <w:szCs w:val="26"/>
            <w:rtl w:val="0"/>
          </w:rPr>
          <w:delText xml:space="preserve">.</w:delText>
        </w:r>
      </w:del>
      <w:commentRangeEnd w:id="5"/>
      <w:r>
        <w:commentReference w:id="5"/>
      </w:r>
    </w:p>
    <w:p w:rsidR="00000000" w:rsidDel="00000000" w:rsidP="00000000" w:rsidRDefault="00000000" w:rsidRPr="00000000" w14:paraId="0000007E">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7F">
      <w:pPr>
        <w:spacing w:after="0" w:before="0" w:line="360" w:lineRule="auto"/>
        <w:jc w:val="left"/>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Таблица 4. Входные и выходные </w:t>
      </w:r>
      <w:del w:id="123" w:author="Claude" w:date="2026-10-25T19:24:41Z">
        <w:r>
          <w:rPr>
            <w:rFonts w:ascii="Times New Roman" w:cs="Times New Roman" w:eastAsia="Times New Roman" w:hAnsi="Times New Roman"/>
            <w:i w:val="1"/>
            <w:iCs w:val="1"/>
            <w:sz w:val="26"/>
            <w:szCs w:val="26"/>
            <w:rtl w:val="0"/>
          </w:rPr>
          <w:delText xml:space="preserve">события</w:delText>
        </w:r>
      </w:del>
      <w:ins w:id="124" w:author="Claude" w:date="2026-10-25T19:24:41Z">
        <w:r>
          <w:rPr>
            <w:rFonts w:ascii="Times New Roman" w:cs="Times New Roman" w:eastAsia="Times New Roman" w:hAnsi="Times New Roman"/>
            <w:i w:val="1"/>
            <w:iCs w:val="1"/>
            <w:sz w:val="26"/>
            <w:szCs w:val="26"/>
            <w:rtl w:val="0"/>
          </w:rPr>
          <w:t xml:space="preserve">воздействия</w:t>
        </w:r>
      </w:ins>
      <w:r>
        <w:rPr>
          <w:rFonts w:ascii="Times New Roman" w:cs="Times New Roman" w:eastAsia="Times New Roman" w:hAnsi="Times New Roman"/>
          <w:i w:val="1"/>
          <w:iCs w:val="1"/>
          <w:sz w:val="26"/>
          <w:szCs w:val="26"/>
          <w:rtl w:val="0"/>
        </w:rPr>
        <w:t xml:space="preserve"> автомата «Игровые барабаны» (A2)</w:t>
      </w:r>
    </w:p>
    <w:p w:rsidR="00000000" w:rsidDel="00000000" w:rsidP="00000000" w:rsidRDefault="00000000" w:rsidRPr="00000000" w14:paraId="00000080">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940115" cy="3086100"/>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011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82">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83">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Автомат 4. «Джекпот-счётчик» (A3)</w:t>
      </w:r>
    </w:p>
    <w:p w:rsidR="00000000" w:rsidDel="00000000" w:rsidP="00000000" w:rsidRDefault="00000000" w:rsidRPr="00000000" w14:paraId="00000084">
      <w:pPr>
        <w:spacing w:after="0" w:before="0" w:line="360" w:lineRule="auto"/>
        <w:jc w:val="left"/>
        <w:rPr>
          <w:rFonts w:ascii="Times New Roman" w:cs="Times New Roman" w:eastAsia="Times New Roman" w:hAnsi="Times New Roman"/>
          <w:b w:val="1"/>
          <w:bCs w:val="1"/>
          <w:sz w:val="26"/>
          <w:szCs w:val="26"/>
        </w:rPr>
      </w:pPr>
      <w:del w:id="114" w:author="Claude" w:date="2026-10-25T19:24:41Z">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043261" cy="3086124"/>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043261" cy="3086124"/>
                      </a:xfrm>
                      <a:prstGeom prst="rect"/>
                      <a:ln/>
                    </pic:spPr>
                  </pic:pic>
                </a:graphicData>
              </a:graphic>
            </wp:inline>
          </w:drawing>
        </w:r>
      </w:del>
      <w:ins w:id="115" w:author="Claude" w:date="2026-10-25T19:24:41Z">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130282" cy="2160286"/>
              <wp:effectExtent b="0" l="0" r="0" t="0"/>
              <wp:docPr id="11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130282" cy="2160286"/>
                      </a:xfrm>
                      <a:prstGeom prst="rect"/>
                      <a:ln/>
                    </pic:spPr>
                  </pic:pic>
                </a:graphicData>
              </a:graphic>
            </wp:inline>
          </w:drawing>
        </w:r>
      </w:ins>
      <w:r w:rsidDel="00000000" w:rsidR="00000000" w:rsidRPr="00000000">
        <w:rPr>
          <w:rtl w:val="0"/>
        </w:rPr>
      </w:r>
    </w:p>
    <w:p w:rsidR="00000000" w:rsidDel="00000000" w:rsidP="00000000" w:rsidRDefault="00000000" w:rsidRPr="00000000" w14:paraId="00000085">
      <w:pPr>
        <w:spacing w:after="0" w:before="0" w:line="360" w:lineRule="auto"/>
        <w:jc w:val="left"/>
        <w:rPr>
          <w:rFonts w:ascii="Times New Roman" w:cs="Times New Roman" w:eastAsia="Times New Roman" w:hAnsi="Times New Roman"/>
          <w:i w:val="1"/>
          <w:iCs w:val="1"/>
          <w:sz w:val="26"/>
          <w:szCs w:val="26"/>
        </w:rPr>
      </w:pPr>
      <w:ins w:id="98" w:author="Claude" w:date="2026-10-25T19:24:41Z">
        <w:r>
          <w:rPr>
            <w:rFonts w:ascii="Times New Roman" w:cs="Times New Roman" w:eastAsia="Times New Roman" w:hAnsi="Times New Roman"/>
            <w:i w:val="1"/>
            <w:iCs w:val="1"/>
            <w:sz w:val="26"/>
            <w:szCs w:val="26"/>
            <w:rtl w:val="0"/>
          </w:rPr>
          <w:t xml:space="preserve">Рис. 4. </w:t>
        </w:r>
      </w:ins>
      <w:r>
        <w:rPr>
          <w:rFonts w:ascii="Times New Roman" w:cs="Times New Roman" w:eastAsia="Times New Roman" w:hAnsi="Times New Roman"/>
          <w:i w:val="1"/>
          <w:iCs w:val="1"/>
          <w:sz w:val="26"/>
          <w:szCs w:val="26"/>
          <w:rtl w:val="0"/>
        </w:rPr>
        <w:t xml:space="preserve">Диаграмма состояний автомата A3. В состояние «Выплата джекпота» вложен </w:t>
      </w:r>
      <w:ins w:id="99" w:author="Claude" w:date="2026-10-25T19:24:41Z">
        <w:r>
          <w:rPr>
            <w:rFonts w:ascii="Times New Roman" w:cs="Times New Roman" w:eastAsia="Times New Roman" w:hAnsi="Times New Roman"/>
            <w:i w:val="1"/>
            <w:iCs w:val="1"/>
            <w:sz w:val="26"/>
            <w:szCs w:val="26"/>
            <w:rtl w:val="0"/>
          </w:rPr>
          <w:t xml:space="preserve">автомат </w:t>
        </w:r>
      </w:ins>
      <w:r>
        <w:rPr>
          <w:rFonts w:ascii="Times New Roman" w:cs="Times New Roman" w:eastAsia="Times New Roman" w:hAnsi="Times New Roman"/>
          <w:i w:val="1"/>
          <w:iCs w:val="1"/>
          <w:sz w:val="26"/>
          <w:szCs w:val="26"/>
          <w:rtl w:val="0"/>
        </w:rPr>
        <w:t xml:space="preserve">A4; сам</w:t>
      </w:r>
      <w:ins w:id="100" w:author="Claude" w:date="2026-10-25T19:24:41Z">
        <w:r>
          <w:rPr>
            <w:rFonts w:ascii="Times New Roman" w:cs="Times New Roman" w:eastAsia="Times New Roman" w:hAnsi="Times New Roman"/>
            <w:i w:val="1"/>
            <w:iCs w:val="1"/>
            <w:sz w:val="26"/>
            <w:szCs w:val="26"/>
            <w:rtl w:val="0"/>
          </w:rPr>
          <w:t xml:space="preserve"> автомат</w:t>
        </w:r>
      </w:ins>
      <w:r>
        <w:rPr>
          <w:rFonts w:ascii="Times New Roman" w:cs="Times New Roman" w:eastAsia="Times New Roman" w:hAnsi="Times New Roman"/>
          <w:i w:val="1"/>
          <w:iCs w:val="1"/>
          <w:sz w:val="26"/>
          <w:szCs w:val="26"/>
          <w:rtl w:val="0"/>
        </w:rPr>
        <w:t xml:space="preserve"> A3 вложен в состояние «Игра» автомата A0</w:t>
      </w:r>
      <w:del w:id="101" w:author="Claude" w:date="2026-10-25T19:24:41Z">
        <w:r>
          <w:rPr>
            <w:rFonts w:ascii="Times New Roman" w:cs="Times New Roman" w:eastAsia="Times New Roman" w:hAnsi="Times New Roman"/>
            <w:i w:val="1"/>
            <w:iCs w:val="1"/>
            <w:sz w:val="26"/>
            <w:szCs w:val="26"/>
            <w:rtl w:val="0"/>
          </w:rPr>
          <w:delText xml:space="preserve">.</w:delText>
        </w:r>
      </w:del>
    </w:p>
    <w:p w:rsidR="00000000" w:rsidDel="00000000" w:rsidP="00000000" w:rsidRDefault="00000000" w:rsidRPr="00000000" w14:paraId="00000086">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87">
      <w:pPr>
        <w:spacing w:after="0" w:before="0" w:line="360" w:lineRule="auto"/>
        <w:jc w:val="left"/>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Таблица 5. Входные и выходные </w:t>
      </w:r>
      <w:del w:id="125" w:author="Claude" w:date="2026-10-25T19:24:41Z">
        <w:r>
          <w:rPr>
            <w:rFonts w:ascii="Times New Roman" w:cs="Times New Roman" w:eastAsia="Times New Roman" w:hAnsi="Times New Roman"/>
            <w:i w:val="1"/>
            <w:iCs w:val="1"/>
            <w:sz w:val="26"/>
            <w:szCs w:val="26"/>
            <w:rtl w:val="0"/>
          </w:rPr>
          <w:delText xml:space="preserve">события</w:delText>
        </w:r>
      </w:del>
      <w:ins w:id="126" w:author="Claude" w:date="2026-10-25T19:24:41Z">
        <w:r>
          <w:rPr>
            <w:rFonts w:ascii="Times New Roman" w:cs="Times New Roman" w:eastAsia="Times New Roman" w:hAnsi="Times New Roman"/>
            <w:i w:val="1"/>
            <w:iCs w:val="1"/>
            <w:sz w:val="26"/>
            <w:szCs w:val="26"/>
            <w:rtl w:val="0"/>
          </w:rPr>
          <w:t xml:space="preserve">воздействия</w:t>
        </w:r>
      </w:ins>
      <w:r>
        <w:rPr>
          <w:rFonts w:ascii="Times New Roman" w:cs="Times New Roman" w:eastAsia="Times New Roman" w:hAnsi="Times New Roman"/>
          <w:i w:val="1"/>
          <w:iCs w:val="1"/>
          <w:sz w:val="26"/>
          <w:szCs w:val="26"/>
          <w:rtl w:val="0"/>
        </w:rPr>
        <w:t xml:space="preserve"> автомата «Джекпот-счётчик» (A3)</w:t>
      </w:r>
    </w:p>
    <w:p w:rsidR="00000000" w:rsidDel="00000000" w:rsidP="00000000" w:rsidRDefault="00000000" w:rsidRPr="00000000" w14:paraId="00000088">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940115" cy="25019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011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0" w:before="0" w:line="360" w:lineRule="auto"/>
        <w:jc w:val="left"/>
        <w:rPr>
          <w:rFonts w:ascii="Times New Roman" w:cs="Times New Roman" w:eastAsia="Times New Roman" w:hAnsi="Times New Roman"/>
          <w:b w:val="1"/>
          <w:bCs w:val="1"/>
          <w:sz w:val="26"/>
          <w:szCs w:val="26"/>
        </w:rPr>
      </w:pPr>
      <w:commentRangeStart w:id="8"/>
      <w:ins w:id="131" w:author="Claude" w:date="2026-10-25T19:24:41Z">
        <w:r>
          <w:rPr>
            <w:rFonts w:ascii="Times New Roman" w:cs="Times New Roman" w:eastAsia="Times New Roman" w:hAnsi="Times New Roman"/>
            <w:sz w:val="26"/>
            <w:szCs w:val="26"/>
            <w:rtl w:val="0"/>
          </w:rPr>
          <w:t xml:space="preserve">Покажем, что в расширенном примере указанные выше ограничения отсутствуют. </w:t>
        </w:r>
      </w:ins>
      <w:r>
        <w:rPr>
          <w:rFonts w:ascii="Times New Roman" w:cs="Times New Roman" w:eastAsia="Times New Roman" w:hAnsi="Times New Roman"/>
          <w:sz w:val="26"/>
          <w:szCs w:val="26"/>
          <w:rtl w:val="0"/>
        </w:rPr>
        <w:t xml:space="preserve">Автомат A3 вложен в состояние «Игра» </w:t>
      </w:r>
      <w:ins w:id="132" w:author="Claude" w:date="2026-10-25T19:24:41Z">
        <w:r>
          <w:rPr>
            <w:rFonts w:ascii="Times New Roman" w:cs="Times New Roman" w:eastAsia="Times New Roman" w:hAnsi="Times New Roman"/>
            <w:sz w:val="26"/>
            <w:szCs w:val="26"/>
            <w:rtl w:val="0"/>
          </w:rPr>
          <w:t xml:space="preserve">автомата A0 </w:t>
        </w:r>
      </w:ins>
      <w:r>
        <w:rPr>
          <w:rFonts w:ascii="Times New Roman" w:cs="Times New Roman" w:eastAsia="Times New Roman" w:hAnsi="Times New Roman"/>
          <w:sz w:val="26"/>
          <w:szCs w:val="26"/>
          <w:rtl w:val="0"/>
        </w:rPr>
        <w:t xml:space="preserve">вместе с</w:t>
      </w:r>
      <w:ins w:id="133" w:author="Claude" w:date="2026-10-25T19:24:41Z">
        <w:r>
          <w:rPr>
            <w:rFonts w:ascii="Times New Roman" w:cs="Times New Roman" w:eastAsia="Times New Roman" w:hAnsi="Times New Roman"/>
            <w:sz w:val="26"/>
            <w:szCs w:val="26"/>
            <w:rtl w:val="0"/>
          </w:rPr>
          <w:t xml:space="preserve"> автоматом</w:t>
        </w:r>
      </w:ins>
      <w:r>
        <w:rPr>
          <w:rFonts w:ascii="Times New Roman" w:cs="Times New Roman" w:eastAsia="Times New Roman" w:hAnsi="Times New Roman"/>
          <w:sz w:val="26"/>
          <w:szCs w:val="26"/>
          <w:rtl w:val="0"/>
        </w:rPr>
        <w:t xml:space="preserve"> A2 и реагирует на то же событие среды e05 («Сработал таймер третьего барабана»). </w:t>
      </w:r>
      <w:del w:id="134" w:author="Claude" w:date="2026-10-25T19:24:41Z">
        <w:r>
          <w:rPr>
            <w:rFonts w:ascii="Times New Roman" w:cs="Times New Roman" w:eastAsia="Times New Roman" w:hAnsi="Times New Roman"/>
            <w:sz w:val="26"/>
            <w:szCs w:val="26"/>
            <w:rtl w:val="0"/>
          </w:rPr>
          <w:delText xml:space="preserve">Переход</w:delText>
        </w:r>
      </w:del>
      <w:ins w:id="135" w:author="Claude" w:date="2026-10-25T19:24:41Z">
        <w:r>
          <w:rPr>
            <w:rFonts w:ascii="Times New Roman" w:cs="Times New Roman" w:eastAsia="Times New Roman" w:hAnsi="Times New Roman"/>
            <w:sz w:val="26"/>
            <w:szCs w:val="26"/>
            <w:rtl w:val="0"/>
          </w:rPr>
          <w:t xml:space="preserve">При переходе</w:t>
        </w:r>
      </w:ins>
      <w:r>
        <w:rPr>
          <w:rFonts w:ascii="Times New Roman" w:cs="Times New Roman" w:eastAsia="Times New Roman" w:hAnsi="Times New Roman"/>
          <w:sz w:val="26"/>
          <w:szCs w:val="26"/>
          <w:rtl w:val="0"/>
        </w:rPr>
        <w:t xml:space="preserve"> в состояние «Выплата джекпота» </w:t>
      </w:r>
      <w:ins w:id="136" w:author="Claude" w:date="2026-10-25T19:24:41Z">
        <w:r>
          <w:rPr>
            <w:rFonts w:ascii="Times New Roman" w:cs="Times New Roman" w:eastAsia="Times New Roman" w:hAnsi="Times New Roman"/>
            <w:sz w:val="26"/>
            <w:szCs w:val="26"/>
            <w:rtl w:val="0"/>
          </w:rPr>
          <w:t xml:space="preserve">автомат A3 </w:t>
        </w:r>
      </w:ins>
      <w:r>
        <w:rPr>
          <w:rFonts w:ascii="Times New Roman" w:cs="Times New Roman" w:eastAsia="Times New Roman" w:hAnsi="Times New Roman"/>
          <w:sz w:val="26"/>
          <w:szCs w:val="26"/>
          <w:rtl w:val="0"/>
        </w:rPr>
        <w:t xml:space="preserve">проверяет гвард</w:t>
      </w:r>
      <w:ins w:id="137" w:author="Claude" w:date="2026-10-25T19:24:41Z">
        <w:r>
          <w:rPr>
            <w:rFonts w:ascii="Times New Roman" w:cs="Times New Roman" w:eastAsia="Times New Roman" w:hAnsi="Times New Roman"/>
            <w:sz w:val="26"/>
            <w:szCs w:val="26"/>
            <w:rtl w:val="0"/>
          </w:rPr>
          <w:t xml:space="preserve">, содержащий условие</w:t>
        </w:r>
      </w:ins>
      <w:r>
        <w:rPr>
          <w:rFonts w:ascii="Times New Roman" w:cs="Times New Roman" w:eastAsia="Times New Roman" w:hAnsi="Times New Roman"/>
          <w:sz w:val="26"/>
          <w:szCs w:val="26"/>
          <w:rtl w:val="0"/>
        </w:rPr>
        <w:t xml:space="preserve"> y2=3</w:t>
      </w:r>
      <w:del w:id="138" w:author="Claude" w:date="2026-10-25T19:24:41Z">
        <w:r>
          <w:rPr>
            <w:rFonts w:ascii="Times New Roman" w:cs="Times New Roman" w:eastAsia="Times New Roman" w:hAnsi="Times New Roman"/>
            <w:sz w:val="26"/>
            <w:szCs w:val="26"/>
            <w:rtl w:val="0"/>
          </w:rPr>
          <w:delText xml:space="preserve"> на состояние A2</w:delText>
        </w:r>
      </w:del>
      <w:r>
        <w:rPr>
          <w:rFonts w:ascii="Times New Roman" w:cs="Times New Roman" w:eastAsia="Times New Roman" w:hAnsi="Times New Roman"/>
          <w:sz w:val="26"/>
          <w:szCs w:val="26"/>
          <w:rtl w:val="0"/>
        </w:rPr>
        <w:t xml:space="preserve"> и случайный признак x30</w:t>
      </w:r>
      <w:del w:id="139" w:author="Claude" w:date="2026-10-25T19:24:41Z">
        <w:r>
          <w:rPr>
            <w:rFonts w:ascii="Times New Roman" w:cs="Times New Roman" w:eastAsia="Times New Roman" w:hAnsi="Times New Roman"/>
            <w:sz w:val="26"/>
            <w:szCs w:val="26"/>
            <w:rtl w:val="0"/>
          </w:rPr>
          <w:delText xml:space="preserve">; так</w:delText>
        </w:r>
      </w:del>
      <w:ins w:id="140" w:author="Claude" w:date="2026-10-25T19:24:41Z">
        <w:r>
          <w:rPr>
            <w:rFonts w:ascii="Times New Roman" w:cs="Times New Roman" w:eastAsia="Times New Roman" w:hAnsi="Times New Roman"/>
            <w:sz w:val="26"/>
            <w:szCs w:val="26"/>
            <w:rtl w:val="0"/>
          </w:rPr>
          <w:t xml:space="preserve">. Так автомат</w:t>
        </w:r>
      </w:ins>
      <w:r>
        <w:rPr>
          <w:rFonts w:ascii="Times New Roman" w:cs="Times New Roman" w:eastAsia="Times New Roman" w:hAnsi="Times New Roman"/>
          <w:sz w:val="26"/>
          <w:szCs w:val="26"/>
          <w:rtl w:val="0"/>
        </w:rPr>
        <w:t xml:space="preserve"> A3 использует состояние автомата, вложенного в то же состояние (</w:t>
      </w:r>
      <w:del w:id="141" w:author="Claude" w:date="2026-10-25T19:24:41Z">
        <w:r>
          <w:rPr>
            <w:rFonts w:ascii="Times New Roman" w:cs="Times New Roman" w:eastAsia="Times New Roman" w:hAnsi="Times New Roman"/>
            <w:sz w:val="26"/>
            <w:szCs w:val="26"/>
            <w:rtl w:val="0"/>
          </w:rPr>
          <w:delText xml:space="preserve">случай 2</w:delText>
        </w:r>
      </w:del>
      <w:ins w:id="142" w:author="Claude" w:date="2026-10-25T19:24:41Z">
        <w:r>
          <w:rPr>
            <w:rFonts w:ascii="Times New Roman" w:cs="Times New Roman" w:eastAsia="Times New Roman" w:hAnsi="Times New Roman"/>
            <w:sz w:val="26"/>
            <w:szCs w:val="26"/>
            <w:rtl w:val="0"/>
          </w:rPr>
          <w:t xml:space="preserve">снятие ограничения 1</w:t>
        </w:r>
      </w:ins>
      <w:r>
        <w:rPr>
          <w:rFonts w:ascii="Times New Roman" w:cs="Times New Roman" w:eastAsia="Times New Roman" w:hAnsi="Times New Roman"/>
          <w:sz w:val="26"/>
          <w:szCs w:val="26"/>
          <w:rtl w:val="0"/>
        </w:rPr>
        <w:t xml:space="preserve">). Из состояния «Выплата джекпота»</w:t>
      </w:r>
      <w:ins w:id="143" w:author="Claude" w:date="2026-10-25T19:24:41Z">
        <w:r>
          <w:rPr>
            <w:rFonts w:ascii="Times New Roman" w:cs="Times New Roman" w:eastAsia="Times New Roman" w:hAnsi="Times New Roman"/>
            <w:sz w:val="26"/>
            <w:szCs w:val="26"/>
            <w:rtl w:val="0"/>
          </w:rPr>
          <w:t xml:space="preserve"> автомат</w:t>
        </w:r>
      </w:ins>
      <w:r>
        <w:rPr>
          <w:rFonts w:ascii="Times New Roman" w:cs="Times New Roman" w:eastAsia="Times New Roman" w:hAnsi="Times New Roman"/>
          <w:sz w:val="26"/>
          <w:szCs w:val="26"/>
          <w:rtl w:val="0"/>
        </w:rPr>
        <w:t xml:space="preserve"> A3 выходит по событию e33, которое ему адресует </w:t>
      </w:r>
      <w:ins w:id="144" w:author="Claude" w:date="2026-10-25T19:24:41Z">
        <w:r>
          <w:rPr>
            <w:rFonts w:ascii="Times New Roman" w:cs="Times New Roman" w:eastAsia="Times New Roman" w:hAnsi="Times New Roman"/>
            <w:sz w:val="26"/>
            <w:szCs w:val="26"/>
            <w:rtl w:val="0"/>
          </w:rPr>
          <w:t xml:space="preserve">автомат </w:t>
        </w:r>
      </w:ins>
      <w:r>
        <w:rPr>
          <w:rFonts w:ascii="Times New Roman" w:cs="Times New Roman" w:eastAsia="Times New Roman" w:hAnsi="Times New Roman"/>
          <w:sz w:val="26"/>
          <w:szCs w:val="26"/>
          <w:rtl w:val="0"/>
        </w:rPr>
        <w:t xml:space="preserve">A0 по окончании выдачи жетонов, </w:t>
      </w:r>
      <w:del w:id="145" w:author="Claude" w:date="2026-10-25T19:24:41Z">
        <w:r>
          <w:rPr>
            <w:rFonts w:ascii="Times New Roman" w:cs="Times New Roman" w:eastAsia="Times New Roman" w:hAnsi="Times New Roman"/>
            <w:sz w:val="26"/>
            <w:szCs w:val="26"/>
            <w:rtl w:val="0"/>
          </w:rPr>
          <w:delText xml:space="preserve">и</w:delText>
        </w:r>
      </w:del>
      <w:ins w:id="146" w:author="Claude" w:date="2026-10-25T19:24:41Z">
        <w:r>
          <w:rPr>
            <w:rFonts w:ascii="Times New Roman" w:cs="Times New Roman" w:eastAsia="Times New Roman" w:hAnsi="Times New Roman"/>
            <w:sz w:val="26"/>
            <w:szCs w:val="26"/>
            <w:rtl w:val="0"/>
          </w:rPr>
          <w:t xml:space="preserve">обнуляя</w:t>
        </w:r>
      </w:ins>
      <w:r>
        <w:rPr>
          <w:rFonts w:ascii="Times New Roman" w:cs="Times New Roman" w:eastAsia="Times New Roman" w:hAnsi="Times New Roman"/>
          <w:sz w:val="26"/>
          <w:szCs w:val="26"/>
          <w:rtl w:val="0"/>
        </w:rPr>
        <w:t xml:space="preserve"> при этом</w:t>
      </w:r>
      <w:del w:id="147" w:author="Claude" w:date="2026-10-25T19:24:41Z">
        <w:r>
          <w:rPr>
            <w:rFonts w:ascii="Times New Roman" w:cs="Times New Roman" w:eastAsia="Times New Roman" w:hAnsi="Times New Roman"/>
            <w:sz w:val="26"/>
            <w:szCs w:val="26"/>
            <w:rtl w:val="0"/>
          </w:rPr>
          <w:delText xml:space="preserve"> обнуляет</w:delText>
        </w:r>
      </w:del>
      <w:r>
        <w:rPr>
          <w:rFonts w:ascii="Times New Roman" w:cs="Times New Roman" w:eastAsia="Times New Roman" w:hAnsi="Times New Roman"/>
          <w:sz w:val="26"/>
          <w:szCs w:val="26"/>
          <w:rtl w:val="0"/>
        </w:rPr>
        <w:t xml:space="preserve"> джекпот. Через вложенность то же событие </w:t>
      </w:r>
      <w:del w:id="148" w:author="Claude" w:date="2026-10-25T19:24:41Z">
        <w:r>
          <w:rPr>
            <w:rFonts w:ascii="Times New Roman" w:cs="Times New Roman" w:eastAsia="Times New Roman" w:hAnsi="Times New Roman"/>
            <w:sz w:val="26"/>
            <w:szCs w:val="26"/>
            <w:rtl w:val="0"/>
          </w:rPr>
          <w:delText xml:space="preserve">e33 </w:delText>
        </w:r>
      </w:del>
      <w:r>
        <w:rPr>
          <w:rFonts w:ascii="Times New Roman" w:cs="Times New Roman" w:eastAsia="Times New Roman" w:hAnsi="Times New Roman"/>
          <w:sz w:val="26"/>
          <w:szCs w:val="26"/>
          <w:rtl w:val="0"/>
        </w:rPr>
        <w:t xml:space="preserve">поступает автомату A4.</w:t>
      </w:r>
      <w:r w:rsidDel="00000000" w:rsidR="00000000" w:rsidRPr="00000000">
        <w:rPr>
          <w:rtl w:val="0"/>
        </w:rPr>
      </w:r>
      <w:commentRangeEnd w:id="8"/>
      <w:r>
        <w:commentReference w:id="8"/>
      </w:r>
    </w:p>
    <w:p w:rsidR="00000000" w:rsidDel="00000000" w:rsidP="00000000" w:rsidRDefault="00000000" w:rsidRPr="00000000" w14:paraId="0000008A">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Автомат 5. «Звуки» (A4)</w:t>
      </w:r>
    </w:p>
    <w:p w:rsidR="00000000" w:rsidDel="00000000" w:rsidP="00000000" w:rsidRDefault="00000000" w:rsidRPr="00000000" w14:paraId="0000008B">
      <w:pPr>
        <w:spacing w:after="0" w:before="0" w:line="360" w:lineRule="auto"/>
        <w:jc w:val="left"/>
        <w:rPr>
          <w:rFonts w:ascii="Times New Roman" w:cs="Times New Roman" w:eastAsia="Times New Roman" w:hAnsi="Times New Roman"/>
          <w:b w:val="1"/>
          <w:bCs w:val="1"/>
          <w:sz w:val="26"/>
          <w:szCs w:val="26"/>
        </w:rPr>
      </w:pPr>
      <w:del w:id="117" w:author="Claude" w:date="2026-10-25T19:24:41Z">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790950" cy="173355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790950" cy="1733550"/>
                      </a:xfrm>
                      <a:prstGeom prst="rect"/>
                      <a:ln/>
                    </pic:spPr>
                  </pic:pic>
                </a:graphicData>
              </a:graphic>
            </wp:inline>
          </w:drawing>
        </w:r>
      </w:del>
      <w:ins w:id="118" w:author="Claude" w:date="2026-10-25T19:24:41Z">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240000" cy="1414892"/>
              <wp:effectExtent b="0" l="0" r="0" t="0"/>
              <wp:docPr id="1116" name="image_r1.png"/>
              <a:graphic>
                <a:graphicData uri="http://schemas.openxmlformats.org/drawingml/2006/picture">
                  <pic:pic>
                    <pic:nvPicPr>
                      <pic:cNvPr id="0" name="image4.png"/>
                      <pic:cNvPicPr preferRelativeResize="0"/>
                    </pic:nvPicPr>
                    <pic:blipFill>
                      <a:blip r:embed="rIdR1"/>
                      <a:srcRect b="0" l="0" r="0" t="0"/>
                      <a:stretch>
                        <a:fillRect/>
                      </a:stretch>
                    </pic:blipFill>
                    <pic:spPr>
                      <a:xfrm>
                        <a:off x="0" y="0"/>
                        <a:ext cx="3240000" cy="1414892"/>
                      </a:xfrm>
                      <a:prstGeom prst="rect"/>
                      <a:ln/>
                    </pic:spPr>
                  </pic:pic>
                </a:graphicData>
              </a:graphic>
            </wp:inline>
          </w:drawing>
        </w:r>
      </w:ins>
      <w:r w:rsidDel="00000000" w:rsidR="00000000" w:rsidRPr="00000000">
        <w:rPr>
          <w:rtl w:val="0"/>
        </w:rPr>
      </w:r>
    </w:p>
    <w:p w:rsidR="00000000" w:rsidDel="00000000" w:rsidP="00000000" w:rsidRDefault="00000000" w:rsidRPr="00000000" w14:paraId="0000008C">
      <w:pPr>
        <w:spacing w:after="0" w:before="0" w:line="360" w:lineRule="auto"/>
        <w:jc w:val="left"/>
        <w:rPr>
          <w:rFonts w:ascii="Times New Roman" w:cs="Times New Roman" w:eastAsia="Times New Roman" w:hAnsi="Times New Roman"/>
          <w:i w:val="1"/>
          <w:iCs w:val="1"/>
          <w:sz w:val="26"/>
          <w:szCs w:val="26"/>
        </w:rPr>
      </w:pPr>
      <w:commentRangeStart w:id="6"/>
      <w:ins w:id="102" w:author="Claude" w:date="2026-10-25T19:24:41Z">
        <w:r>
          <w:rPr>
            <w:rFonts w:ascii="Times New Roman" w:cs="Times New Roman" w:eastAsia="Times New Roman" w:hAnsi="Times New Roman"/>
            <w:i w:val="1"/>
            <w:iCs w:val="1"/>
            <w:sz w:val="26"/>
            <w:szCs w:val="26"/>
            <w:rtl w:val="0"/>
          </w:rPr>
          <w:t xml:space="preserve">Рис. 5. </w:t>
        </w:r>
      </w:ins>
      <w:r>
        <w:rPr>
          <w:rFonts w:ascii="Times New Roman" w:cs="Times New Roman" w:eastAsia="Times New Roman" w:hAnsi="Times New Roman"/>
          <w:i w:val="1"/>
          <w:iCs w:val="1"/>
          <w:sz w:val="26"/>
          <w:szCs w:val="26"/>
          <w:rtl w:val="0"/>
        </w:rPr>
        <w:t xml:space="preserve">Диаграмма состояний автомата A4: одно состояние и </w:t>
      </w:r>
      <w:del w:id="103" w:author="Claude" w:date="2026-10-25T19:24:41Z">
        <w:r>
          <w:rPr>
            <w:rFonts w:ascii="Times New Roman" w:cs="Times New Roman" w:eastAsia="Times New Roman" w:hAnsi="Times New Roman"/>
            <w:i w:val="1"/>
            <w:iCs w:val="1"/>
            <w:sz w:val="26"/>
            <w:szCs w:val="26"/>
            <w:rtl w:val="0"/>
          </w:rPr>
          <w:delText xml:space="preserve">три самоперехода</w:delText>
        </w:r>
      </w:del>
      <w:ins w:id="104" w:author="Claude" w:date="2026-10-25T19:24:41Z">
        <w:r>
          <w:rPr>
            <w:rFonts w:ascii="Times New Roman" w:cs="Times New Roman" w:eastAsia="Times New Roman" w:hAnsi="Times New Roman"/>
            <w:i w:val="1"/>
            <w:iCs w:val="1"/>
            <w:sz w:val="26"/>
            <w:szCs w:val="26"/>
            <w:rtl w:val="0"/>
          </w:rPr>
          <w:t xml:space="preserve">петля с тремя пометками</w:t>
        </w:r>
      </w:ins>
      <w:r>
        <w:rPr>
          <w:rFonts w:ascii="Times New Roman" w:cs="Times New Roman" w:eastAsia="Times New Roman" w:hAnsi="Times New Roman"/>
          <w:i w:val="1"/>
          <w:iCs w:val="1"/>
          <w:sz w:val="26"/>
          <w:szCs w:val="26"/>
          <w:rtl w:val="0"/>
        </w:rPr>
        <w:t xml:space="preserve">, по </w:t>
      </w:r>
      <w:del w:id="105" w:author="Claude" w:date="2026-10-25T19:24:41Z">
        <w:r>
          <w:rPr>
            <w:rFonts w:ascii="Times New Roman" w:cs="Times New Roman" w:eastAsia="Times New Roman" w:hAnsi="Times New Roman"/>
            <w:i w:val="1"/>
            <w:iCs w:val="1"/>
            <w:sz w:val="26"/>
            <w:szCs w:val="26"/>
            <w:rtl w:val="0"/>
          </w:rPr>
          <w:delText xml:space="preserve">одному</w:delText>
        </w:r>
      </w:del>
      <w:ins w:id="106" w:author="Claude" w:date="2026-10-25T19:24:41Z">
        <w:r>
          <w:rPr>
            <w:rFonts w:ascii="Times New Roman" w:cs="Times New Roman" w:eastAsia="Times New Roman" w:hAnsi="Times New Roman"/>
            <w:i w:val="1"/>
            <w:iCs w:val="1"/>
            <w:sz w:val="26"/>
            <w:szCs w:val="26"/>
            <w:rtl w:val="0"/>
          </w:rPr>
          <w:t xml:space="preserve">одной</w:t>
        </w:r>
      </w:ins>
      <w:r>
        <w:rPr>
          <w:rFonts w:ascii="Times New Roman" w:cs="Times New Roman" w:eastAsia="Times New Roman" w:hAnsi="Times New Roman"/>
          <w:i w:val="1"/>
          <w:iCs w:val="1"/>
          <w:sz w:val="26"/>
          <w:szCs w:val="26"/>
          <w:rtl w:val="0"/>
        </w:rPr>
        <w:t xml:space="preserve"> на каждое место вложения</w:t>
      </w:r>
      <w:del w:id="107" w:author="Claude" w:date="2026-10-25T19:24:41Z">
        <w:r>
          <w:rPr>
            <w:rFonts w:ascii="Times New Roman" w:cs="Times New Roman" w:eastAsia="Times New Roman" w:hAnsi="Times New Roman"/>
            <w:i w:val="1"/>
            <w:iCs w:val="1"/>
            <w:sz w:val="26"/>
            <w:szCs w:val="26"/>
            <w:rtl w:val="0"/>
          </w:rPr>
          <w:delText xml:space="preserve">.</w:delText>
        </w:r>
      </w:del>
      <w:commentRangeEnd w:id="6"/>
      <w:r>
        <w:commentReference w:id="6"/>
      </w:r>
    </w:p>
    <w:p w:rsidR="00000000" w:rsidDel="00000000" w:rsidP="00000000" w:rsidRDefault="00000000" w:rsidRPr="00000000" w14:paraId="0000008D">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8E">
      <w:pPr>
        <w:spacing w:after="0" w:before="0" w:line="360" w:lineRule="auto"/>
        <w:jc w:val="left"/>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Таблица 6. Входные и выходные </w:t>
      </w:r>
      <w:del w:id="127" w:author="Claude" w:date="2026-10-25T19:24:41Z">
        <w:r>
          <w:rPr>
            <w:rFonts w:ascii="Times New Roman" w:cs="Times New Roman" w:eastAsia="Times New Roman" w:hAnsi="Times New Roman"/>
            <w:i w:val="1"/>
            <w:iCs w:val="1"/>
            <w:sz w:val="26"/>
            <w:szCs w:val="26"/>
            <w:rtl w:val="0"/>
          </w:rPr>
          <w:delText xml:space="preserve">события</w:delText>
        </w:r>
      </w:del>
      <w:ins w:id="128" w:author="Claude" w:date="2026-10-25T19:24:41Z">
        <w:r>
          <w:rPr>
            <w:rFonts w:ascii="Times New Roman" w:cs="Times New Roman" w:eastAsia="Times New Roman" w:hAnsi="Times New Roman"/>
            <w:i w:val="1"/>
            <w:iCs w:val="1"/>
            <w:sz w:val="26"/>
            <w:szCs w:val="26"/>
            <w:rtl w:val="0"/>
          </w:rPr>
          <w:t xml:space="preserve">воздействия</w:t>
        </w:r>
      </w:ins>
      <w:r>
        <w:rPr>
          <w:rFonts w:ascii="Times New Roman" w:cs="Times New Roman" w:eastAsia="Times New Roman" w:hAnsi="Times New Roman"/>
          <w:i w:val="1"/>
          <w:iCs w:val="1"/>
          <w:sz w:val="26"/>
          <w:szCs w:val="26"/>
          <w:rtl w:val="0"/>
        </w:rPr>
        <w:t xml:space="preserve"> автомата «Звуки» (A4)</w:t>
      </w:r>
    </w:p>
    <w:p w:rsidR="00000000" w:rsidDel="00000000" w:rsidP="00000000" w:rsidRDefault="00000000" w:rsidRPr="00000000" w14:paraId="0000008F">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940115" cy="2019300"/>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011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before="0" w:line="360" w:lineRule="auto"/>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Автомат A4 демонстрирует </w:t>
      </w:r>
      <w:del w:id="149" w:author="Claude" w:date="2026-10-25T19:24:41Z">
        <w:r>
          <w:rPr>
            <w:rFonts w:ascii="Times New Roman" w:cs="Times New Roman" w:eastAsia="Times New Roman" w:hAnsi="Times New Roman"/>
            <w:sz w:val="26"/>
            <w:szCs w:val="26"/>
            <w:rtl w:val="0"/>
          </w:rPr>
          <w:delText xml:space="preserve">случаи 3 и 4</w:delText>
        </w:r>
      </w:del>
      <w:ins w:id="150" w:author="Claude" w:date="2026-10-25T19:24:41Z">
        <w:r>
          <w:rPr>
            <w:rFonts w:ascii="Times New Roman" w:cs="Times New Roman" w:eastAsia="Times New Roman" w:hAnsi="Times New Roman"/>
            <w:sz w:val="26"/>
            <w:szCs w:val="26"/>
            <w:rtl w:val="0"/>
          </w:rPr>
          <w:t xml:space="preserve">снятие ограничений 2 и 3</w:t>
        </w:r>
      </w:ins>
      <w:r>
        <w:rPr>
          <w:rFonts w:ascii="Times New Roman" w:cs="Times New Roman" w:eastAsia="Times New Roman" w:hAnsi="Times New Roman"/>
          <w:sz w:val="26"/>
          <w:szCs w:val="26"/>
          <w:rtl w:val="0"/>
        </w:rPr>
        <w:t xml:space="preserve">: он вложен в три состояния, одно из которых принадлежит автомату A3, самому вложенному в </w:t>
      </w:r>
      <w:ins w:id="151" w:author="Claude" w:date="2026-10-25T19:24:41Z">
        <w:r>
          <w:rPr>
            <w:rFonts w:ascii="Times New Roman" w:cs="Times New Roman" w:eastAsia="Times New Roman" w:hAnsi="Times New Roman"/>
            <w:sz w:val="26"/>
            <w:szCs w:val="26"/>
            <w:rtl w:val="0"/>
          </w:rPr>
          <w:t xml:space="preserve">автомат </w:t>
        </w:r>
      </w:ins>
      <w:r>
        <w:rPr>
          <w:rFonts w:ascii="Times New Roman" w:cs="Times New Roman" w:eastAsia="Times New Roman" w:hAnsi="Times New Roman"/>
          <w:sz w:val="26"/>
          <w:szCs w:val="26"/>
          <w:rtl w:val="0"/>
        </w:rPr>
        <w:t xml:space="preserve">A0.</w:t>
      </w:r>
    </w:p>
    <w:p w:rsidR="00000000" w:rsidDel="00000000" w:rsidP="00000000" w:rsidRDefault="00000000" w:rsidRPr="00000000" w14:paraId="00000091">
      <w:pPr>
        <w:spacing w:after="0" w:before="0" w:line="360" w:lineRule="auto"/>
        <w:ind w:firstLine="720"/>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Самопереходы</w:t>
      </w:r>
      <w:ins w:id="152" w:author="Claude" w:date="2026-10-25T19:24:41Z">
        <w:r>
          <w:rPr>
            <w:rFonts w:ascii="Times New Roman" w:cs="Times New Roman" w:eastAsia="Times New Roman" w:hAnsi="Times New Roman"/>
            <w:sz w:val="26"/>
            <w:szCs w:val="26"/>
            <w:rtl w:val="0"/>
          </w:rPr>
          <w:t xml:space="preserve"> в автомате A4</w:t>
        </w:r>
      </w:ins>
      <w:r>
        <w:rPr>
          <w:rFonts w:ascii="Times New Roman" w:cs="Times New Roman" w:eastAsia="Times New Roman" w:hAnsi="Times New Roman"/>
          <w:sz w:val="26"/>
          <w:szCs w:val="26"/>
          <w:rtl w:val="0"/>
        </w:rPr>
        <w:t xml:space="preserve"> по событиям e01 (нажатие кнопки «Игра») и e06 (выдача жетона) </w:t>
      </w:r>
      <w:del w:id="153" w:author="Claude" w:date="2026-10-25T19:24:41Z">
        <w:r>
          <w:rPr>
            <w:rFonts w:ascii="Times New Roman" w:cs="Times New Roman" w:eastAsia="Times New Roman" w:hAnsi="Times New Roman"/>
            <w:sz w:val="26"/>
            <w:szCs w:val="26"/>
            <w:rtl w:val="0"/>
          </w:rPr>
          <w:delText xml:space="preserve">реагируют на события</w:delText>
        </w:r>
      </w:del>
      <w:ins w:id="154" w:author="Claude" w:date="2026-10-25T19:24:41Z">
        <w:r>
          <w:rPr>
            <w:rFonts w:ascii="Times New Roman" w:cs="Times New Roman" w:eastAsia="Times New Roman" w:hAnsi="Times New Roman"/>
            <w:sz w:val="26"/>
            <w:szCs w:val="26"/>
            <w:rtl w:val="0"/>
          </w:rPr>
          <w:t xml:space="preserve">происходят по событиям</w:t>
        </w:r>
      </w:ins>
      <w:r>
        <w:rPr>
          <w:rFonts w:ascii="Times New Roman" w:cs="Times New Roman" w:eastAsia="Times New Roman" w:hAnsi="Times New Roman"/>
          <w:sz w:val="26"/>
          <w:szCs w:val="26"/>
          <w:rtl w:val="0"/>
        </w:rPr>
        <w:t xml:space="preserve"> среды, на которые реагирует и </w:t>
      </w:r>
      <w:ins w:id="155" w:author="Claude" w:date="2026-10-25T19:24:41Z">
        <w:r>
          <w:rPr>
            <w:rFonts w:ascii="Times New Roman" w:cs="Times New Roman" w:eastAsia="Times New Roman" w:hAnsi="Times New Roman"/>
            <w:sz w:val="26"/>
            <w:szCs w:val="26"/>
            <w:rtl w:val="0"/>
          </w:rPr>
          <w:t xml:space="preserve">автомат </w:t>
        </w:r>
      </w:ins>
      <w:r>
        <w:rPr>
          <w:rFonts w:ascii="Times New Roman" w:cs="Times New Roman" w:eastAsia="Times New Roman" w:hAnsi="Times New Roman"/>
          <w:sz w:val="26"/>
          <w:szCs w:val="26"/>
          <w:rtl w:val="0"/>
        </w:rPr>
        <w:t xml:space="preserve">A0. </w:t>
      </w:r>
      <w:del w:id="156" w:author="Claude" w:date="2026-10-25T19:24:41Z">
        <w:r>
          <w:rPr>
            <w:rFonts w:ascii="Times New Roman" w:cs="Times New Roman" w:eastAsia="Times New Roman" w:hAnsi="Times New Roman"/>
            <w:sz w:val="26"/>
            <w:szCs w:val="26"/>
            <w:rtl w:val="0"/>
          </w:rPr>
          <w:delText xml:space="preserve">Алгоритм</w:delText>
        </w:r>
      </w:del>
      <w:ins w:id="157" w:author="Claude" w:date="2026-10-25T19:24:41Z">
        <w:r>
          <w:rPr>
            <w:rFonts w:ascii="Times New Roman" w:cs="Times New Roman" w:eastAsia="Times New Roman" w:hAnsi="Times New Roman"/>
            <w:sz w:val="26"/>
            <w:szCs w:val="26"/>
            <w:rtl w:val="0"/>
          </w:rPr>
          <w:t xml:space="preserve">Метод</w:t>
        </w:r>
      </w:ins>
      <w:r>
        <w:rPr>
          <w:rFonts w:ascii="Times New Roman" w:cs="Times New Roman" w:eastAsia="Times New Roman" w:hAnsi="Times New Roman"/>
          <w:sz w:val="26"/>
          <w:szCs w:val="26"/>
          <w:rtl w:val="0"/>
        </w:rPr>
        <w:t xml:space="preserve"> определяет лишь, вложен ли</w:t>
      </w:r>
      <w:ins w:id="158" w:author="Claude" w:date="2026-10-25T19:24:41Z">
        <w:r>
          <w:rPr>
            <w:rFonts w:ascii="Times New Roman" w:cs="Times New Roman" w:eastAsia="Times New Roman" w:hAnsi="Times New Roman"/>
            <w:sz w:val="26"/>
            <w:szCs w:val="26"/>
            <w:rtl w:val="0"/>
          </w:rPr>
          <w:t xml:space="preserve"> автомат</w:t>
        </w:r>
      </w:ins>
      <w:r>
        <w:rPr>
          <w:rFonts w:ascii="Times New Roman" w:cs="Times New Roman" w:eastAsia="Times New Roman" w:hAnsi="Times New Roman"/>
          <w:sz w:val="26"/>
          <w:szCs w:val="26"/>
          <w:rtl w:val="0"/>
        </w:rPr>
        <w:t xml:space="preserve"> A4 в текущее состояние произведения, но не связывает отдельные реакции</w:t>
      </w:r>
      <w:ins w:id="159" w:author="Claude" w:date="2026-10-25T19:24:41Z">
        <w:r>
          <w:rPr>
            <w:rFonts w:ascii="Times New Roman" w:cs="Times New Roman" w:eastAsia="Times New Roman" w:hAnsi="Times New Roman"/>
            <w:sz w:val="26"/>
            <w:szCs w:val="26"/>
            <w:rtl w:val="0"/>
          </w:rPr>
          <w:t xml:space="preserve"> автомата</w:t>
        </w:r>
      </w:ins>
      <w:r>
        <w:rPr>
          <w:rFonts w:ascii="Times New Roman" w:cs="Times New Roman" w:eastAsia="Times New Roman" w:hAnsi="Times New Roman"/>
          <w:sz w:val="26"/>
          <w:szCs w:val="26"/>
          <w:rtl w:val="0"/>
        </w:rPr>
        <w:t xml:space="preserve"> A4 с конкретным местом вложения. Поэтому без гвардов реакция на e06 была бы допустима и в состоянии «Игра»</w:t>
      </w:r>
      <w:del w:id="160" w:author="Claude" w:date="2026-10-25T19:24:41Z">
        <w:r>
          <w:rPr>
            <w:rFonts w:ascii="Times New Roman" w:cs="Times New Roman" w:eastAsia="Times New Roman" w:hAnsi="Times New Roman"/>
            <w:sz w:val="26"/>
            <w:szCs w:val="26"/>
            <w:rtl w:val="0"/>
          </w:rPr>
          <w:delText xml:space="preserve">, где A0</w:delText>
        </w:r>
      </w:del>
      <w:ins w:id="161" w:author="Claude" w:date="2026-10-25T19:24:41Z">
        <w:r>
          <w:rPr>
            <w:rFonts w:ascii="Times New Roman" w:cs="Times New Roman" w:eastAsia="Times New Roman" w:hAnsi="Times New Roman"/>
            <w:sz w:val="26"/>
            <w:szCs w:val="26"/>
            <w:rtl w:val="0"/>
          </w:rPr>
          <w:t xml:space="preserve"> автомата A0, который</w:t>
        </w:r>
      </w:ins>
      <w:r>
        <w:rPr>
          <w:rFonts w:ascii="Times New Roman" w:cs="Times New Roman" w:eastAsia="Times New Roman" w:hAnsi="Times New Roman"/>
          <w:sz w:val="26"/>
          <w:szCs w:val="26"/>
          <w:rtl w:val="0"/>
        </w:rPr>
        <w:t xml:space="preserve"> на это событие не реагирует. </w:t>
      </w:r>
      <w:del w:id="162" w:author="Claude" w:date="2026-10-25T19:24:41Z">
        <w:r>
          <w:rPr>
            <w:rFonts w:ascii="Times New Roman" w:cs="Times New Roman" w:eastAsia="Times New Roman" w:hAnsi="Times New Roman"/>
            <w:sz w:val="26"/>
            <w:szCs w:val="26"/>
            <w:rtl w:val="0"/>
          </w:rPr>
          <w:delText xml:space="preserve">Гварды</w:delText>
        </w:r>
      </w:del>
      <w:ins w:id="163" w:author="Claude" w:date="2026-10-25T19:24:41Z">
        <w:r>
          <w:rPr>
            <w:rFonts w:ascii="Times New Roman" w:cs="Times New Roman" w:eastAsia="Times New Roman" w:hAnsi="Times New Roman"/>
            <w:sz w:val="26"/>
            <w:szCs w:val="26"/>
            <w:rtl w:val="0"/>
          </w:rPr>
          <w:t xml:space="preserve">Условия</w:t>
        </w:r>
      </w:ins>
      <w:r>
        <w:rPr>
          <w:rFonts w:ascii="Times New Roman" w:cs="Times New Roman" w:eastAsia="Times New Roman" w:hAnsi="Times New Roman"/>
          <w:sz w:val="26"/>
          <w:szCs w:val="26"/>
          <w:rtl w:val="0"/>
        </w:rPr>
        <w:t xml:space="preserve"> y0=2 и y0=4 ограничивают каждую реакцию тем состоянием </w:t>
      </w:r>
      <w:ins w:id="164" w:author="Claude" w:date="2026-10-25T19:24:41Z">
        <w:r>
          <w:rPr>
            <w:rFonts w:ascii="Times New Roman" w:cs="Times New Roman" w:eastAsia="Times New Roman" w:hAnsi="Times New Roman"/>
            <w:sz w:val="26"/>
            <w:szCs w:val="26"/>
            <w:rtl w:val="0"/>
          </w:rPr>
          <w:t xml:space="preserve">автомата </w:t>
        </w:r>
      </w:ins>
      <w:r>
        <w:rPr>
          <w:rFonts w:ascii="Times New Roman" w:cs="Times New Roman" w:eastAsia="Times New Roman" w:hAnsi="Times New Roman"/>
          <w:sz w:val="26"/>
          <w:szCs w:val="26"/>
          <w:rtl w:val="0"/>
        </w:rPr>
        <w:t xml:space="preserve">A0, ради которого введено соответствующее место вложения.</w:t>
      </w:r>
    </w:p>
    <w:p w:rsidR="00000000" w:rsidDel="00000000" w:rsidP="00000000" w:rsidRDefault="00000000" w:rsidRPr="00000000" w14:paraId="00000092">
      <w:pPr>
        <w:spacing w:after="0" w:before="0" w:line="360" w:lineRule="auto"/>
        <w:ind w:firstLine="720"/>
        <w:jc w:val="left"/>
        <w:rPr>
          <w:rFonts w:ascii="Times New Roman" w:cs="Times New Roman" w:eastAsia="Times New Roman" w:hAnsi="Times New Roman"/>
          <w:sz w:val="26"/>
          <w:szCs w:val="26"/>
        </w:rPr>
      </w:pPr>
      <w:commentRangeStart w:id="9"/>
      <w:r>
        <w:rPr>
          <w:rFonts w:ascii="Times New Roman" w:cs="Times New Roman" w:eastAsia="Times New Roman" w:hAnsi="Times New Roman"/>
          <w:sz w:val="26"/>
          <w:szCs w:val="26"/>
          <w:rtl w:val="0"/>
        </w:rPr>
        <w:t xml:space="preserve">Самопереход по событию e33 </w:t>
      </w:r>
      <w:del w:id="165" w:author="Claude" w:date="2026-10-25T19:24:41Z">
        <w:r>
          <w:rPr>
            <w:rFonts w:ascii="Times New Roman" w:cs="Times New Roman" w:eastAsia="Times New Roman" w:hAnsi="Times New Roman"/>
            <w:sz w:val="26"/>
            <w:szCs w:val="26"/>
            <w:rtl w:val="0"/>
          </w:rPr>
          <w:delText xml:space="preserve">гварда</w:delText>
        </w:r>
      </w:del>
      <w:ins w:id="166" w:author="Claude" w:date="2026-10-25T19:24:41Z">
        <w:r>
          <w:rPr>
            <w:rFonts w:ascii="Times New Roman" w:cs="Times New Roman" w:eastAsia="Times New Roman" w:hAnsi="Times New Roman"/>
            <w:sz w:val="26"/>
            <w:szCs w:val="26"/>
            <w:rtl w:val="0"/>
          </w:rPr>
          <w:t xml:space="preserve">проверки условия</w:t>
        </w:r>
      </w:ins>
      <w:r>
        <w:rPr>
          <w:rFonts w:ascii="Times New Roman" w:cs="Times New Roman" w:eastAsia="Times New Roman" w:hAnsi="Times New Roman"/>
          <w:sz w:val="26"/>
          <w:szCs w:val="26"/>
          <w:rtl w:val="0"/>
        </w:rPr>
        <w:t xml:space="preserve"> не требует. Это событие адресовано автоматом A0 автомату A3 и поступает </w:t>
      </w:r>
      <w:ins w:id="167" w:author="Claude" w:date="2026-10-25T19:24:41Z">
        <w:r>
          <w:rPr>
            <w:rFonts w:ascii="Times New Roman" w:cs="Times New Roman" w:eastAsia="Times New Roman" w:hAnsi="Times New Roman"/>
            <w:sz w:val="26"/>
            <w:szCs w:val="26"/>
            <w:rtl w:val="0"/>
          </w:rPr>
          <w:t xml:space="preserve">автомату </w:t>
        </w:r>
      </w:ins>
      <w:r>
        <w:rPr>
          <w:rFonts w:ascii="Times New Roman" w:cs="Times New Roman" w:eastAsia="Times New Roman" w:hAnsi="Times New Roman"/>
          <w:sz w:val="26"/>
          <w:szCs w:val="26"/>
          <w:rtl w:val="0"/>
        </w:rPr>
        <w:t xml:space="preserve">A4 через вложенность только тогда, когда</w:t>
      </w:r>
      <w:ins w:id="168" w:author="Claude" w:date="2026-10-25T19:24:41Z">
        <w:r>
          <w:rPr>
            <w:rFonts w:ascii="Times New Roman" w:cs="Times New Roman" w:eastAsia="Times New Roman" w:hAnsi="Times New Roman"/>
            <w:sz w:val="26"/>
            <w:szCs w:val="26"/>
            <w:rtl w:val="0"/>
          </w:rPr>
          <w:t xml:space="preserve"> автомат</w:t>
        </w:r>
      </w:ins>
      <w:r>
        <w:rPr>
          <w:rFonts w:ascii="Times New Roman" w:cs="Times New Roman" w:eastAsia="Times New Roman" w:hAnsi="Times New Roman"/>
          <w:sz w:val="26"/>
          <w:szCs w:val="26"/>
          <w:rtl w:val="0"/>
        </w:rPr>
        <w:t xml:space="preserve"> A3 находится в состоянии «Выплата джекпота», – </w:t>
      </w:r>
      <w:del w:id="169" w:author="Claude" w:date="2026-10-25T19:24:41Z">
        <w:r>
          <w:rPr>
            <w:rFonts w:ascii="Times New Roman" w:cs="Times New Roman" w:eastAsia="Times New Roman" w:hAnsi="Times New Roman"/>
            <w:sz w:val="26"/>
            <w:szCs w:val="26"/>
            <w:rtl w:val="0"/>
          </w:rPr>
          <w:delText xml:space="preserve">в том же переходе произведения, в котором</w:delText>
        </w:r>
      </w:del>
      <w:ins w:id="170" w:author="Claude" w:date="2026-10-25T19:24:41Z">
        <w:r>
          <w:rPr>
            <w:rFonts w:ascii="Times New Roman" w:cs="Times New Roman" w:eastAsia="Times New Roman" w:hAnsi="Times New Roman"/>
            <w:sz w:val="26"/>
            <w:szCs w:val="26"/>
            <w:rtl w:val="0"/>
          </w:rPr>
          <w:t xml:space="preserve">одновременно с переходом, которым автомат</w:t>
        </w:r>
      </w:ins>
      <w:r>
        <w:rPr>
          <w:rFonts w:ascii="Times New Roman" w:cs="Times New Roman" w:eastAsia="Times New Roman" w:hAnsi="Times New Roman"/>
          <w:sz w:val="26"/>
          <w:szCs w:val="26"/>
          <w:rtl w:val="0"/>
        </w:rPr>
        <w:t xml:space="preserve"> A3 выходит из этого состояния (</w:t>
      </w:r>
      <w:del w:id="171" w:author="Claude" w:date="2026-10-25T19:24:41Z">
        <w:r>
          <w:rPr>
            <w:rFonts w:ascii="Times New Roman" w:cs="Times New Roman" w:eastAsia="Times New Roman" w:hAnsi="Times New Roman"/>
            <w:sz w:val="26"/>
            <w:szCs w:val="26"/>
            <w:rtl w:val="0"/>
          </w:rPr>
          <w:delText xml:space="preserve">доработка 4</w:delText>
        </w:r>
      </w:del>
      <w:ins w:id="172" w:author="Claude" w:date="2026-10-25T19:24:41Z">
        <w:r>
          <w:rPr>
            <w:rFonts w:ascii="Times New Roman" w:cs="Times New Roman" w:eastAsia="Times New Roman" w:hAnsi="Times New Roman"/>
            <w:sz w:val="26"/>
            <w:szCs w:val="26"/>
            <w:rtl w:val="0"/>
          </w:rPr>
          <w:t xml:space="preserve">см. доработку 4 в разделе «Доработки метода»</w:t>
        </w:r>
      </w:ins>
      <w:r>
        <w:rPr>
          <w:rFonts w:ascii="Times New Roman" w:cs="Times New Roman" w:eastAsia="Times New Roman" w:hAnsi="Times New Roman"/>
          <w:sz w:val="26"/>
          <w:szCs w:val="26"/>
          <w:rtl w:val="0"/>
        </w:rPr>
        <w:t xml:space="preserve">).</w:t>
      </w:r>
      <w:commentRangeEnd w:id="9"/>
      <w:r>
        <w:commentReference w:id="9"/>
      </w:r>
    </w:p>
    <w:p w:rsidR="00000000" w:rsidDel="00000000" w:rsidP="00000000" w:rsidRDefault="00000000" w:rsidRPr="00000000" w14:paraId="00000093">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4">
      <w:pPr>
        <w:spacing w:after="0" w:before="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Доработки </w:t>
      </w:r>
      <w:del w:id="173" w:author="Claude" w:date="2026-10-25T19:24:41Z">
        <w:r>
          <w:rPr>
            <w:rFonts w:ascii="Times New Roman" w:cs="Times New Roman" w:eastAsia="Times New Roman" w:hAnsi="Times New Roman"/>
            <w:b w:val="1"/>
            <w:bCs w:val="1"/>
            <w:sz w:val="26"/>
            <w:szCs w:val="26"/>
            <w:rtl w:val="0"/>
          </w:rPr>
          <w:delText xml:space="preserve">алгоритма</w:delText>
        </w:r>
      </w:del>
      <w:ins w:id="174" w:author="Claude" w:date="2026-10-25T19:24:41Z">
        <w:r>
          <w:rPr>
            <w:rFonts w:ascii="Times New Roman" w:cs="Times New Roman" w:eastAsia="Times New Roman" w:hAnsi="Times New Roman"/>
            <w:b w:val="1"/>
            <w:bCs w:val="1"/>
            <w:sz w:val="26"/>
            <w:szCs w:val="26"/>
            <w:rtl w:val="0"/>
          </w:rPr>
          <w:t xml:space="preserve">метода</w:t>
        </w:r>
      </w:ins>
    </w:p>
    <w:p w:rsidR="00000000" w:rsidDel="00000000" w:rsidP="00000000" w:rsidRDefault="00000000" w:rsidRPr="00000000" w14:paraId="00000095">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Доработка 1</w:t>
      </w:r>
    </w:p>
    <w:p w:rsidR="00000000" w:rsidDel="00000000" w:rsidP="00000000" w:rsidRDefault="00000000" w:rsidRPr="00000000" w14:paraId="00000096">
      <w:pPr>
        <w:spacing w:after="0" w:before="0" w:line="360" w:lineRule="auto"/>
        <w:ind w:firstLine="720"/>
        <w:jc w:val="left"/>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Было. </w:t>
      </w:r>
      <w:r>
        <w:rPr>
          <w:rFonts w:ascii="Times New Roman" w:cs="Times New Roman" w:eastAsia="Times New Roman" w:hAnsi="Times New Roman"/>
          <w:sz w:val="26"/>
          <w:szCs w:val="26"/>
          <w:rtl w:val="0"/>
        </w:rPr>
        <w:t xml:space="preserve">Гвард, ссылающийся на состояние другого автомата, проверялся по номеру состояния этого автомата в </w:t>
      </w:r>
      <w:del w:id="175" w:author="Claude" w:date="2026-10-25T19:24:41Z">
        <w:r>
          <w:rPr>
            <w:rFonts w:ascii="Times New Roman" w:cs="Times New Roman" w:eastAsia="Times New Roman" w:hAnsi="Times New Roman"/>
            <w:sz w:val="26"/>
            <w:szCs w:val="26"/>
            <w:rtl w:val="0"/>
          </w:rPr>
          <w:delText xml:space="preserve">составном </w:delText>
        </w:r>
      </w:del>
      <w:r>
        <w:rPr>
          <w:rFonts w:ascii="Times New Roman" w:cs="Times New Roman" w:eastAsia="Times New Roman" w:hAnsi="Times New Roman"/>
          <w:sz w:val="26"/>
          <w:szCs w:val="26"/>
          <w:rtl w:val="0"/>
        </w:rPr>
        <w:t xml:space="preserve">автомате</w:t>
      </w:r>
      <w:ins w:id="176" w:author="Claude" w:date="2026-10-25T19:24:41Z">
        <w:r>
          <w:rPr>
            <w:rFonts w:ascii="Times New Roman" w:cs="Times New Roman" w:eastAsia="Times New Roman" w:hAnsi="Times New Roman"/>
            <w:sz w:val="26"/>
            <w:szCs w:val="26"/>
            <w:rtl w:val="0"/>
          </w:rPr>
          <w:t xml:space="preserve">-произведении</w:t>
        </w:r>
      </w:ins>
      <w:r>
        <w:rPr>
          <w:rFonts w:ascii="Times New Roman" w:cs="Times New Roman" w:eastAsia="Times New Roman" w:hAnsi="Times New Roman"/>
          <w:sz w:val="26"/>
          <w:szCs w:val="26"/>
          <w:rtl w:val="0"/>
        </w:rPr>
        <w:t xml:space="preserve">, полученном на предыдущих шагах </w:t>
      </w:r>
      <w:del w:id="177" w:author="Claude" w:date="2026-10-25T19:24:41Z">
        <w:r>
          <w:rPr>
            <w:rFonts w:ascii="Times New Roman" w:cs="Times New Roman" w:eastAsia="Times New Roman" w:hAnsi="Times New Roman"/>
            <w:sz w:val="26"/>
            <w:szCs w:val="26"/>
            <w:rtl w:val="0"/>
          </w:rPr>
          <w:delText xml:space="preserve">умножения</w:delText>
        </w:r>
      </w:del>
      <w:ins w:id="178" w:author="Claude" w:date="2026-10-25T19:24:41Z">
        <w:r>
          <w:rPr>
            <w:rFonts w:ascii="Times New Roman" w:cs="Times New Roman" w:eastAsia="Times New Roman" w:hAnsi="Times New Roman"/>
            <w:sz w:val="26"/>
            <w:szCs w:val="26"/>
            <w:rtl w:val="0"/>
          </w:rPr>
          <w:t xml:space="preserve">перемножения автоматов</w:t>
        </w:r>
      </w:ins>
      <w:r>
        <w:rPr>
          <w:rFonts w:ascii="Times New Roman" w:cs="Times New Roman" w:eastAsia="Times New Roman" w:hAnsi="Times New Roman"/>
          <w:sz w:val="26"/>
          <w:szCs w:val="26"/>
          <w:rtl w:val="0"/>
        </w:rPr>
        <w:t xml:space="preserve">.</w:t>
      </w:r>
    </w:p>
    <w:p w:rsidR="00000000" w:rsidDel="00000000" w:rsidP="00000000" w:rsidRDefault="00000000" w:rsidRPr="00000000" w14:paraId="00000097">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Что ограничивало. </w:t>
      </w:r>
      <w:r w:rsidDel="00000000" w:rsidR="00000000" w:rsidRPr="00000000">
        <w:rPr>
          <w:rFonts w:ascii="Times New Roman" w:cs="Times New Roman" w:eastAsia="Times New Roman" w:hAnsi="Times New Roman"/>
          <w:sz w:val="26"/>
          <w:szCs w:val="26"/>
          <w:rtl w:val="0"/>
        </w:rPr>
        <w:t xml:space="preserve">После объединения двух состояний в одно номера состояний отдельных автоматов перестают однозначно определяться номером состояния произведения, поэтому гвард, ссылающийся на автомат, уже участвовавший в объединении, нельзя было корректно проверить. Из-за этого в состояние допускался только один вложенный автомат (ограничение 1): при двух вложенных автоматах гварды, различающие их комбинации, становились непроверяемыми. По той же причине автомат нельзя было вложить более чем в одно состояние (ограничение 2).</w:t>
      </w:r>
    </w:p>
    <w:p w:rsidR="00000000" w:rsidDel="00000000" w:rsidP="00000000" w:rsidRDefault="00000000" w:rsidRPr="00000000" w14:paraId="00000098">
      <w:pPr>
        <w:spacing w:after="0" w:before="0" w:line="360" w:lineRule="auto"/>
        <w:ind w:firstLine="720"/>
        <w:jc w:val="left"/>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Как исправили. </w:t>
      </w:r>
      <w:r>
        <w:rPr>
          <w:rFonts w:ascii="Times New Roman" w:cs="Times New Roman" w:eastAsia="Times New Roman" w:hAnsi="Times New Roman"/>
          <w:sz w:val="26"/>
          <w:szCs w:val="26"/>
          <w:rtl w:val="0"/>
        </w:rPr>
        <w:t xml:space="preserve">Каждому состоянию произведения сопоставлено отображение, ставящее в соответствие каждому участвовавшему в умножении автомату его собственное состояние. При объединении состояний эти отображения объединяются, поэтому информация сохраняется при умножении цепочки автоматов. Гвард проверяется по этому отображению и не зависит ни от числа автоматов, вложенных в одно состояние (</w:t>
      </w:r>
      <w:del w:id="179" w:author="Claude" w:date="2026-10-25T19:24:41Z">
        <w:r>
          <w:rPr>
            <w:rFonts w:ascii="Times New Roman" w:cs="Times New Roman" w:eastAsia="Times New Roman" w:hAnsi="Times New Roman"/>
            <w:sz w:val="26"/>
            <w:szCs w:val="26"/>
            <w:rtl w:val="0"/>
          </w:rPr>
          <w:delText xml:space="preserve">случай 2</w:delText>
        </w:r>
      </w:del>
      <w:ins w:id="180" w:author="Claude" w:date="2026-10-25T19:24:41Z">
        <w:r>
          <w:rPr>
            <w:rFonts w:ascii="Times New Roman" w:cs="Times New Roman" w:eastAsia="Times New Roman" w:hAnsi="Times New Roman"/>
            <w:sz w:val="26"/>
            <w:szCs w:val="26"/>
            <w:rtl w:val="0"/>
          </w:rPr>
          <w:t xml:space="preserve">ограничение 1</w:t>
        </w:r>
      </w:ins>
      <w:r>
        <w:rPr>
          <w:rFonts w:ascii="Times New Roman" w:cs="Times New Roman" w:eastAsia="Times New Roman" w:hAnsi="Times New Roman"/>
          <w:sz w:val="26"/>
          <w:szCs w:val="26"/>
          <w:rtl w:val="0"/>
        </w:rPr>
        <w:t xml:space="preserve">), ни от числа состояний, в которые вложен один автомат (</w:t>
      </w:r>
      <w:del w:id="181" w:author="Claude" w:date="2026-10-25T19:24:41Z">
        <w:r>
          <w:rPr>
            <w:rFonts w:ascii="Times New Roman" w:cs="Times New Roman" w:eastAsia="Times New Roman" w:hAnsi="Times New Roman"/>
            <w:sz w:val="26"/>
            <w:szCs w:val="26"/>
            <w:rtl w:val="0"/>
          </w:rPr>
          <w:delText xml:space="preserve">случай 3</w:delText>
        </w:r>
      </w:del>
      <w:ins w:id="182" w:author="Claude" w:date="2026-10-25T19:24:41Z">
        <w:r>
          <w:rPr>
            <w:rFonts w:ascii="Times New Roman" w:cs="Times New Roman" w:eastAsia="Times New Roman" w:hAnsi="Times New Roman"/>
            <w:sz w:val="26"/>
            <w:szCs w:val="26"/>
            <w:rtl w:val="0"/>
          </w:rPr>
          <w:t xml:space="preserve">ограничение 2</w:t>
        </w:r>
      </w:ins>
      <w:r>
        <w:rPr>
          <w:rFonts w:ascii="Times New Roman" w:cs="Times New Roman" w:eastAsia="Times New Roman" w:hAnsi="Times New Roman"/>
          <w:sz w:val="26"/>
          <w:szCs w:val="26"/>
          <w:rtl w:val="0"/>
        </w:rPr>
        <w:t xml:space="preserve">).</w:t>
      </w:r>
    </w:p>
    <w:p w:rsidR="00000000" w:rsidDel="00000000" w:rsidP="00000000" w:rsidRDefault="00000000" w:rsidRPr="00000000" w14:paraId="00000099">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Доработка 2</w:t>
      </w:r>
    </w:p>
    <w:p w:rsidR="00000000" w:rsidDel="00000000" w:rsidP="00000000" w:rsidRDefault="00000000" w:rsidRPr="00000000" w14:paraId="0000009A">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Было. </w:t>
      </w:r>
      <w:r w:rsidDel="00000000" w:rsidR="00000000" w:rsidRPr="00000000">
        <w:rPr>
          <w:rFonts w:ascii="Times New Roman" w:cs="Times New Roman" w:eastAsia="Times New Roman" w:hAnsi="Times New Roman"/>
          <w:sz w:val="26"/>
          <w:szCs w:val="26"/>
          <w:rtl w:val="0"/>
        </w:rPr>
        <w:t xml:space="preserve">Множество автоматов, вложенных в новое состояние произведения, вычислялось как объединение таких же множеств обоих операндов без дополнительных условий.</w:t>
      </w:r>
    </w:p>
    <w:p w:rsidR="00000000" w:rsidDel="00000000" w:rsidP="00000000" w:rsidRDefault="00000000" w:rsidRPr="00000000" w14:paraId="0000009B">
      <w:pPr>
        <w:spacing w:after="0" w:before="0" w:line="360" w:lineRule="auto"/>
        <w:ind w:firstLine="720"/>
        <w:jc w:val="left"/>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Что ограничивало. </w:t>
      </w:r>
      <w:r>
        <w:rPr>
          <w:rFonts w:ascii="Times New Roman" w:cs="Times New Roman" w:eastAsia="Times New Roman" w:hAnsi="Times New Roman"/>
          <w:sz w:val="26"/>
          <w:szCs w:val="26"/>
          <w:rtl w:val="0"/>
        </w:rPr>
        <w:t xml:space="preserve">Пока непустым это множество могло быть только у одного из операндов (ограничение 3), объединение было корректным. При вложенности на двух уровнях (</w:t>
      </w:r>
      <w:del w:id="183" w:author="Claude" w:date="2026-10-25T19:24:41Z">
        <w:r>
          <w:rPr>
            <w:rFonts w:ascii="Times New Roman" w:cs="Times New Roman" w:eastAsia="Times New Roman" w:hAnsi="Times New Roman"/>
            <w:sz w:val="26"/>
            <w:szCs w:val="26"/>
            <w:rtl w:val="0"/>
          </w:rPr>
          <w:delText xml:space="preserve">случай 4: A3 вкладывает A4 и</w:delText>
        </w:r>
      </w:del>
      <w:ins w:id="184" w:author="Claude" w:date="2026-10-25T19:24:41Z">
        <w:r>
          <w:rPr>
            <w:rFonts w:ascii="Times New Roman" w:cs="Times New Roman" w:eastAsia="Times New Roman" w:hAnsi="Times New Roman"/>
            <w:sz w:val="26"/>
            <w:szCs w:val="26"/>
            <w:rtl w:val="0"/>
          </w:rPr>
          <w:t xml:space="preserve">ограничение 3: автомат A4 вложен в автомат A3, который</w:t>
        </w:r>
      </w:ins>
      <w:r>
        <w:rPr>
          <w:rFonts w:ascii="Times New Roman" w:cs="Times New Roman" w:eastAsia="Times New Roman" w:hAnsi="Times New Roman"/>
          <w:sz w:val="26"/>
          <w:szCs w:val="26"/>
          <w:rtl w:val="0"/>
        </w:rPr>
        <w:t xml:space="preserve"> сам вложен в</w:t>
      </w:r>
      <w:ins w:id="185" w:author="Claude" w:date="2026-10-25T19:24:41Z">
        <w:r>
          <w:rPr>
            <w:rFonts w:ascii="Times New Roman" w:cs="Times New Roman" w:eastAsia="Times New Roman" w:hAnsi="Times New Roman"/>
            <w:sz w:val="26"/>
            <w:szCs w:val="26"/>
            <w:rtl w:val="0"/>
          </w:rPr>
          <w:t xml:space="preserve"> автомат</w:t>
        </w:r>
      </w:ins>
      <w:r>
        <w:rPr>
          <w:rFonts w:ascii="Times New Roman" w:cs="Times New Roman" w:eastAsia="Times New Roman" w:hAnsi="Times New Roman"/>
          <w:sz w:val="26"/>
          <w:szCs w:val="26"/>
          <w:rtl w:val="0"/>
        </w:rPr>
        <w:t xml:space="preserve"> A0) непустые множества имеют оба операнда. Тогда второй операнд вносит своё множество в объединение даже в тех состояниях произведения, где его родительский автомат находится не в том состоянии, в которое он вложен. В результате автомат, вложенный во вложенный автомат, реагировал на события во всех состояниях внешнего родительского автомата.</w:t>
      </w:r>
    </w:p>
    <w:p w:rsidR="00000000" w:rsidDel="00000000" w:rsidP="00000000" w:rsidRDefault="00000000" w:rsidRPr="00000000" w14:paraId="0000009C">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Как исправили. </w:t>
      </w:r>
      <w:r w:rsidDel="00000000" w:rsidR="00000000" w:rsidRPr="00000000">
        <w:rPr>
          <w:rFonts w:ascii="Times New Roman" w:cs="Times New Roman" w:eastAsia="Times New Roman" w:hAnsi="Times New Roman"/>
          <w:sz w:val="26"/>
          <w:szCs w:val="26"/>
          <w:rtl w:val="0"/>
        </w:rPr>
        <w:t xml:space="preserve">Если операнд вложен во второй операнд, его множество вложенных автоматов учитывается только в тех состояниях произведения, где второй операнд находится в состоянии, в которое этот операнд вложен. Для автоматов, не связанных отношением вложенности, множество учитывается, как и прежде, без условий.</w:t>
      </w:r>
    </w:p>
    <w:p w:rsidR="00000000" w:rsidDel="00000000" w:rsidP="00000000" w:rsidRDefault="00000000" w:rsidRPr="00000000" w14:paraId="0000009D">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Доработка 3</w:t>
      </w:r>
    </w:p>
    <w:p w:rsidR="00000000" w:rsidDel="00000000" w:rsidP="00000000" w:rsidRDefault="00000000" w:rsidRPr="00000000" w14:paraId="0000009E">
      <w:pPr>
        <w:spacing w:after="0" w:before="0" w:line="360" w:lineRule="auto"/>
        <w:ind w:firstLine="720"/>
        <w:jc w:val="left"/>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Было. </w:t>
      </w:r>
      <w:r>
        <w:rPr>
          <w:rFonts w:ascii="Times New Roman" w:cs="Times New Roman" w:eastAsia="Times New Roman" w:hAnsi="Times New Roman"/>
          <w:sz w:val="26"/>
          <w:szCs w:val="26"/>
          <w:rtl w:val="0"/>
        </w:rPr>
        <w:t xml:space="preserve">Если автомат вложен в текущее состояние, на этапе 3 любое адресованное ему событие рассматривалось как событие, способное само по себе вызвать переход </w:t>
      </w:r>
      <w:del w:id="186" w:author="Claude" w:date="2026-10-25T19:24:41Z">
        <w:r>
          <w:rPr>
            <w:rFonts w:ascii="Times New Roman" w:cs="Times New Roman" w:eastAsia="Times New Roman" w:hAnsi="Times New Roman"/>
            <w:sz w:val="26"/>
            <w:szCs w:val="26"/>
            <w:rtl w:val="0"/>
          </w:rPr>
          <w:delText xml:space="preserve">произведения</w:delText>
        </w:r>
      </w:del>
      <w:ins w:id="187" w:author="Claude" w:date="2026-10-25T19:24:41Z">
        <w:r>
          <w:rPr>
            <w:rFonts w:ascii="Times New Roman" w:cs="Times New Roman" w:eastAsia="Times New Roman" w:hAnsi="Times New Roman"/>
            <w:sz w:val="26"/>
            <w:szCs w:val="26"/>
            <w:rtl w:val="0"/>
          </w:rPr>
          <w:t xml:space="preserve">в автомате-произведении</w:t>
        </w:r>
      </w:ins>
      <w:r>
        <w:rPr>
          <w:rFonts w:ascii="Times New Roman" w:cs="Times New Roman" w:eastAsia="Times New Roman" w:hAnsi="Times New Roman"/>
          <w:sz w:val="26"/>
          <w:szCs w:val="26"/>
          <w:rtl w:val="0"/>
        </w:rPr>
        <w:t xml:space="preserve">, – так же, как событие среды.</w:t>
      </w:r>
    </w:p>
    <w:p w:rsidR="00000000" w:rsidDel="00000000" w:rsidP="00000000" w:rsidRDefault="00000000" w:rsidRPr="00000000" w14:paraId="0000009F">
      <w:pPr>
        <w:spacing w:after="0" w:before="0" w:line="360" w:lineRule="auto"/>
        <w:jc w:val="left"/>
        <w:rPr>
          <w:rFonts w:ascii="Times New Roman" w:cs="Times New Roman" w:eastAsia="Times New Roman" w:hAnsi="Times New Roman"/>
          <w:sz w:val="26"/>
          <w:szCs w:val="26"/>
        </w:rPr>
      </w:pPr>
      <w:commentRangeStart w:id="10"/>
      <w:r>
        <w:rPr>
          <w:rFonts w:ascii="Times New Roman" w:cs="Times New Roman" w:eastAsia="Times New Roman" w:hAnsi="Times New Roman"/>
          <w:sz w:val="26"/>
          <w:szCs w:val="26"/>
          <w:rtl w:val="0"/>
        </w:rPr>
        <w:t xml:space="preserve">Что ограничивало. Адресованное событие возникает только в момент перехода автомата-отправителя. Рассматривая его отдельно от этого перехода, </w:t>
      </w:r>
      <w:del w:id="188" w:author="Claude" w:date="2026-10-25T19:24:41Z">
        <w:r>
          <w:rPr>
            <w:rFonts w:ascii="Times New Roman" w:cs="Times New Roman" w:eastAsia="Times New Roman" w:hAnsi="Times New Roman"/>
            <w:sz w:val="26"/>
            <w:szCs w:val="26"/>
            <w:rtl w:val="0"/>
          </w:rPr>
          <w:delText xml:space="preserve">алгоритм</w:delText>
        </w:r>
      </w:del>
      <w:ins w:id="189" w:author="Claude" w:date="2026-10-25T19:24:41Z">
        <w:r>
          <w:rPr>
            <w:rFonts w:ascii="Times New Roman" w:cs="Times New Roman" w:eastAsia="Times New Roman" w:hAnsi="Times New Roman"/>
            <w:sz w:val="26"/>
            <w:szCs w:val="26"/>
            <w:rtl w:val="0"/>
          </w:rPr>
          <w:t xml:space="preserve">метод</w:t>
        </w:r>
      </w:ins>
      <w:r>
        <w:rPr>
          <w:rFonts w:ascii="Times New Roman" w:cs="Times New Roman" w:eastAsia="Times New Roman" w:hAnsi="Times New Roman"/>
          <w:sz w:val="26"/>
          <w:szCs w:val="26"/>
          <w:rtl w:val="0"/>
        </w:rPr>
        <w:t xml:space="preserve"> строил переходы, невозможные в исходной системе. В </w:t>
      </w:r>
      <w:ins w:id="190" w:author="Claude" w:date="2026-10-25T19:24:41Z">
        <w:r>
          <w:rPr>
            <w:rFonts w:ascii="Times New Roman" w:cs="Times New Roman" w:eastAsia="Times New Roman" w:hAnsi="Times New Roman"/>
            <w:sz w:val="26"/>
            <w:szCs w:val="26"/>
            <w:rtl w:val="0"/>
          </w:rPr>
          <w:t xml:space="preserve">рассматриваемой </w:t>
        </w:r>
      </w:ins>
      <w:r>
        <w:rPr>
          <w:rFonts w:ascii="Times New Roman" w:cs="Times New Roman" w:eastAsia="Times New Roman" w:hAnsi="Times New Roman"/>
          <w:sz w:val="26"/>
          <w:szCs w:val="26"/>
          <w:rtl w:val="0"/>
        </w:rPr>
        <w:t xml:space="preserve">системе</w:t>
      </w:r>
      <w:del w:id="191" w:author="Claude" w:date="2026-10-25T19:24:41Z">
        <w:r>
          <w:rPr>
            <w:rFonts w:ascii="Times New Roman" w:cs="Times New Roman" w:eastAsia="Times New Roman" w:hAnsi="Times New Roman"/>
            <w:sz w:val="26"/>
            <w:szCs w:val="26"/>
            <w:rtl w:val="0"/>
          </w:rPr>
          <w:delText xml:space="preserve"> из раздела 2</w:delText>
        </w:r>
      </w:del>
      <w:r>
        <w:rPr>
          <w:rFonts w:ascii="Times New Roman" w:cs="Times New Roman" w:eastAsia="Times New Roman" w:hAnsi="Times New Roman"/>
          <w:sz w:val="26"/>
          <w:szCs w:val="26"/>
          <w:rtl w:val="0"/>
        </w:rPr>
        <w:t xml:space="preserve"> это проявилось при вложении </w:t>
      </w:r>
      <w:ins w:id="192" w:author="Claude" w:date="2026-10-25T19:24:41Z">
        <w:r>
          <w:rPr>
            <w:rFonts w:ascii="Times New Roman" w:cs="Times New Roman" w:eastAsia="Times New Roman" w:hAnsi="Times New Roman"/>
            <w:sz w:val="26"/>
            <w:szCs w:val="26"/>
            <w:rtl w:val="0"/>
          </w:rPr>
          <w:t xml:space="preserve">автомата </w:t>
        </w:r>
      </w:ins>
      <w:r>
        <w:rPr>
          <w:rFonts w:ascii="Times New Roman" w:cs="Times New Roman" w:eastAsia="Times New Roman" w:hAnsi="Times New Roman"/>
          <w:sz w:val="26"/>
          <w:szCs w:val="26"/>
          <w:rtl w:val="0"/>
        </w:rPr>
        <w:t xml:space="preserve">A4 в </w:t>
      </w:r>
      <w:ins w:id="193" w:author="Claude" w:date="2026-10-25T19:24:41Z">
        <w:r>
          <w:rPr>
            <w:rFonts w:ascii="Times New Roman" w:cs="Times New Roman" w:eastAsia="Times New Roman" w:hAnsi="Times New Roman"/>
            <w:sz w:val="26"/>
            <w:szCs w:val="26"/>
            <w:rtl w:val="0"/>
          </w:rPr>
          <w:t xml:space="preserve">автомат </w:t>
        </w:r>
      </w:ins>
      <w:r>
        <w:rPr>
          <w:rFonts w:ascii="Times New Roman" w:cs="Times New Roman" w:eastAsia="Times New Roman" w:hAnsi="Times New Roman"/>
          <w:sz w:val="26"/>
          <w:szCs w:val="26"/>
          <w:rtl w:val="0"/>
        </w:rPr>
        <w:t xml:space="preserve">A3 (</w:t>
      </w:r>
      <w:del w:id="194" w:author="Claude" w:date="2026-10-25T19:24:41Z">
        <w:r>
          <w:rPr>
            <w:rFonts w:ascii="Times New Roman" w:cs="Times New Roman" w:eastAsia="Times New Roman" w:hAnsi="Times New Roman"/>
            <w:sz w:val="26"/>
            <w:szCs w:val="26"/>
            <w:rtl w:val="0"/>
          </w:rPr>
          <w:delText xml:space="preserve">случай 4</w:delText>
        </w:r>
      </w:del>
      <w:ins w:id="195" w:author="Claude" w:date="2026-10-25T19:24:41Z">
        <w:r>
          <w:rPr>
            <w:rFonts w:ascii="Times New Roman" w:cs="Times New Roman" w:eastAsia="Times New Roman" w:hAnsi="Times New Roman"/>
            <w:sz w:val="26"/>
            <w:szCs w:val="26"/>
            <w:rtl w:val="0"/>
          </w:rPr>
          <w:t xml:space="preserve">ограничение 3</w:t>
        </w:r>
      </w:ins>
      <w:r>
        <w:rPr>
          <w:rFonts w:ascii="Times New Roman" w:cs="Times New Roman" w:eastAsia="Times New Roman" w:hAnsi="Times New Roman"/>
          <w:sz w:val="26"/>
          <w:szCs w:val="26"/>
          <w:rtl w:val="0"/>
        </w:rPr>
        <w:t xml:space="preserve">): в </w:t>
      </w:r>
      <w:ins w:id="196" w:author="Claude" w:date="2026-10-25T19:24:41Z">
        <w:r>
          <w:rPr>
            <w:rFonts w:ascii="Times New Roman" w:cs="Times New Roman" w:eastAsia="Times New Roman" w:hAnsi="Times New Roman"/>
            <w:sz w:val="26"/>
            <w:szCs w:val="26"/>
            <w:rtl w:val="0"/>
          </w:rPr>
          <w:t xml:space="preserve">автомате-</w:t>
        </w:r>
      </w:ins>
      <w:r>
        <w:rPr>
          <w:rFonts w:ascii="Times New Roman" w:cs="Times New Roman" w:eastAsia="Times New Roman" w:hAnsi="Times New Roman"/>
          <w:sz w:val="26"/>
          <w:szCs w:val="26"/>
          <w:rtl w:val="0"/>
        </w:rPr>
        <w:t xml:space="preserve">произведении возникал переход, в котором </w:t>
      </w:r>
      <w:del w:id="197" w:author="Claude" w:date="2026-10-25T19:24:41Z">
        <w:r>
          <w:rPr>
            <w:rFonts w:ascii="Times New Roman" w:cs="Times New Roman" w:eastAsia="Times New Roman" w:hAnsi="Times New Roman"/>
            <w:sz w:val="26"/>
            <w:szCs w:val="26"/>
            <w:rtl w:val="0"/>
          </w:rPr>
          <w:delText xml:space="preserve">A4 проигрывал туш</w:delText>
        </w:r>
      </w:del>
      <w:ins w:id="198" w:author="Claude" w:date="2026-10-25T19:24:41Z">
        <w:r>
          <w:rPr>
            <w:rFonts w:ascii="Times New Roman" w:cs="Times New Roman" w:eastAsia="Times New Roman" w:hAnsi="Times New Roman"/>
            <w:sz w:val="26"/>
            <w:szCs w:val="26"/>
            <w:rtl w:val="0"/>
          </w:rPr>
          <w:t xml:space="preserve">автомат A4 воспроизводил звуковой сигнал выигрыша</w:t>
        </w:r>
      </w:ins>
      <w:r>
        <w:rPr>
          <w:rFonts w:ascii="Times New Roman" w:cs="Times New Roman" w:eastAsia="Times New Roman" w:hAnsi="Times New Roman"/>
          <w:sz w:val="26"/>
          <w:szCs w:val="26"/>
          <w:rtl w:val="0"/>
        </w:rPr>
        <w:t xml:space="preserve"> джекпота</w:t>
      </w:r>
      <w:ins w:id="199" w:author="Claude" w:date="2026-10-25T19:24:41Z">
        <w:r>
          <w:rPr>
            <w:rFonts w:ascii="Times New Roman" w:cs="Times New Roman" w:eastAsia="Times New Roman" w:hAnsi="Times New Roman"/>
            <w:sz w:val="26"/>
            <w:szCs w:val="26"/>
            <w:rtl w:val="0"/>
          </w:rPr>
          <w:t xml:space="preserve"> (z42)</w:t>
        </w:r>
      </w:ins>
      <w:r>
        <w:rPr>
          <w:rFonts w:ascii="Times New Roman" w:cs="Times New Roman" w:eastAsia="Times New Roman" w:hAnsi="Times New Roman"/>
          <w:sz w:val="26"/>
          <w:szCs w:val="26"/>
          <w:rtl w:val="0"/>
        </w:rPr>
        <w:t xml:space="preserve">, а</w:t>
      </w:r>
      <w:ins w:id="200" w:author="Claude" w:date="2026-10-25T19:24:41Z">
        <w:r>
          <w:rPr>
            <w:rFonts w:ascii="Times New Roman" w:cs="Times New Roman" w:eastAsia="Times New Roman" w:hAnsi="Times New Roman"/>
            <w:sz w:val="26"/>
            <w:szCs w:val="26"/>
            <w:rtl w:val="0"/>
          </w:rPr>
          <w:t xml:space="preserve"> автомат</w:t>
        </w:r>
      </w:ins>
      <w:r>
        <w:rPr>
          <w:rFonts w:ascii="Times New Roman" w:cs="Times New Roman" w:eastAsia="Times New Roman" w:hAnsi="Times New Roman"/>
          <w:sz w:val="26"/>
          <w:szCs w:val="26"/>
          <w:rtl w:val="0"/>
        </w:rPr>
        <w:t xml:space="preserve"> A3 не выходил из состояния «Выплата джекпота».</w:t>
      </w:r>
      <w:commentRangeEnd w:id="10"/>
      <w:r>
        <w:commentReference w:id="10"/>
      </w:r>
    </w:p>
    <w:p w:rsidR="00000000" w:rsidDel="00000000" w:rsidP="00000000" w:rsidRDefault="00000000" w:rsidRPr="00000000" w14:paraId="000000A0">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Как исправили. </w:t>
      </w:r>
      <w:r w:rsidDel="00000000" w:rsidR="00000000" w:rsidRPr="00000000">
        <w:rPr>
          <w:rFonts w:ascii="Times New Roman" w:cs="Times New Roman" w:eastAsia="Times New Roman" w:hAnsi="Times New Roman"/>
          <w:sz w:val="26"/>
          <w:szCs w:val="26"/>
          <w:rtl w:val="0"/>
        </w:rPr>
        <w:t xml:space="preserve">Вложенный автомат реагирует на событие самостоятельно, только если это событие объявлено событием среды хотя бы в одном из автоматов, уже включённых в произведение. Адресованное событие поступает вложенному автомату только в момент перехода автомата-отправителя.</w:t>
      </w:r>
    </w:p>
    <w:p w:rsidR="00000000" w:rsidDel="00000000" w:rsidP="00000000" w:rsidRDefault="00000000" w:rsidRPr="00000000" w14:paraId="000000A1">
      <w:pPr>
        <w:spacing w:after="0" w:before="0" w:line="360" w:lineRule="auto"/>
        <w:ind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Доработка 4</w:t>
      </w:r>
    </w:p>
    <w:p w:rsidR="00000000" w:rsidDel="00000000" w:rsidP="00000000" w:rsidRDefault="00000000" w:rsidRPr="00000000" w14:paraId="000000A2">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Было.</w:t>
      </w:r>
      <w:r w:rsidDel="00000000" w:rsidR="00000000" w:rsidRPr="00000000">
        <w:rPr>
          <w:rFonts w:ascii="Times New Roman" w:cs="Times New Roman" w:eastAsia="Times New Roman" w:hAnsi="Times New Roman"/>
          <w:sz w:val="26"/>
          <w:szCs w:val="26"/>
          <w:rtl w:val="0"/>
        </w:rPr>
        <w:t xml:space="preserve"> Адресованное событие поступало только автомату-получателю.</w:t>
      </w:r>
    </w:p>
    <w:p w:rsidR="00000000" w:rsidDel="00000000" w:rsidP="00000000" w:rsidRDefault="00000000" w:rsidRPr="00000000" w14:paraId="000000A3">
      <w:pPr>
        <w:spacing w:after="0" w:before="0" w:line="360" w:lineRule="auto"/>
        <w:ind w:firstLine="720"/>
        <w:jc w:val="left"/>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Что ограничивало.</w:t>
      </w:r>
      <w:r>
        <w:rPr>
          <w:rFonts w:ascii="Times New Roman" w:cs="Times New Roman" w:eastAsia="Times New Roman" w:hAnsi="Times New Roman"/>
          <w:sz w:val="26"/>
          <w:szCs w:val="26"/>
          <w:rtl w:val="0"/>
        </w:rPr>
        <w:t xml:space="preserve"> Автомат, вложенный в состояние получателя, не мог отреагировать на такое событие через вложенность. В </w:t>
      </w:r>
      <w:ins w:id="201" w:author="Claude" w:date="2026-10-25T19:24:41Z">
        <w:r>
          <w:rPr>
            <w:rFonts w:ascii="Times New Roman" w:cs="Times New Roman" w:eastAsia="Times New Roman" w:hAnsi="Times New Roman"/>
            <w:sz w:val="26"/>
            <w:szCs w:val="26"/>
            <w:rtl w:val="0"/>
          </w:rPr>
          <w:t xml:space="preserve">рассматриваемой </w:t>
        </w:r>
      </w:ins>
      <w:r>
        <w:rPr>
          <w:rFonts w:ascii="Times New Roman" w:cs="Times New Roman" w:eastAsia="Times New Roman" w:hAnsi="Times New Roman"/>
          <w:sz w:val="26"/>
          <w:szCs w:val="26"/>
          <w:rtl w:val="0"/>
        </w:rPr>
        <w:t xml:space="preserve">системе</w:t>
      </w:r>
      <w:del w:id="202" w:author="Claude" w:date="2026-10-25T19:24:41Z">
        <w:r>
          <w:rPr>
            <w:rFonts w:ascii="Times New Roman" w:cs="Times New Roman" w:eastAsia="Times New Roman" w:hAnsi="Times New Roman"/>
            <w:sz w:val="26"/>
            <w:szCs w:val="26"/>
            <w:rtl w:val="0"/>
          </w:rPr>
          <w:delText xml:space="preserve"> из раздела 2</w:delText>
        </w:r>
      </w:del>
      <w:r>
        <w:rPr>
          <w:rFonts w:ascii="Times New Roman" w:cs="Times New Roman" w:eastAsia="Times New Roman" w:hAnsi="Times New Roman"/>
          <w:sz w:val="26"/>
          <w:szCs w:val="26"/>
          <w:rtl w:val="0"/>
        </w:rPr>
        <w:t xml:space="preserve"> автомат A4, вложенный в состояние «Выплата джекпота» автомата A3, не мог отреагировать на событие e33, по которому </w:t>
      </w:r>
      <w:ins w:id="203" w:author="Claude" w:date="2026-10-25T19:24:41Z">
        <w:r>
          <w:rPr>
            <w:rFonts w:ascii="Times New Roman" w:cs="Times New Roman" w:eastAsia="Times New Roman" w:hAnsi="Times New Roman"/>
            <w:sz w:val="26"/>
            <w:szCs w:val="26"/>
            <w:rtl w:val="0"/>
          </w:rPr>
          <w:t xml:space="preserve">автомат </w:t>
        </w:r>
      </w:ins>
      <w:r>
        <w:rPr>
          <w:rFonts w:ascii="Times New Roman" w:cs="Times New Roman" w:eastAsia="Times New Roman" w:hAnsi="Times New Roman"/>
          <w:sz w:val="26"/>
          <w:szCs w:val="26"/>
          <w:rtl w:val="0"/>
        </w:rPr>
        <w:t xml:space="preserve">A3 выходит из этого состояния.</w:t>
      </w:r>
    </w:p>
    <w:p w:rsidR="00000000" w:rsidDel="00000000" w:rsidP="00000000" w:rsidRDefault="00000000" w:rsidRPr="00000000" w14:paraId="000000A4">
      <w:pPr>
        <w:spacing w:after="0" w:before="0" w:line="360" w:lineRule="auto"/>
        <w:ind w:firstLine="720"/>
        <w:jc w:val="left"/>
        <w:rPr>
          <w:rFonts w:ascii="Times New Roman" w:cs="Times New Roman" w:eastAsia="Times New Roman" w:hAnsi="Times New Roman"/>
          <w:sz w:val="26"/>
          <w:szCs w:val="26"/>
        </w:rPr>
      </w:pPr>
      <w:commentRangeStart w:id="11"/>
      <w:r>
        <w:rPr>
          <w:rFonts w:ascii="Times New Roman" w:cs="Times New Roman" w:eastAsia="Times New Roman" w:hAnsi="Times New Roman"/>
          <w:b w:val="1"/>
          <w:bCs w:val="1"/>
          <w:sz w:val="26"/>
          <w:szCs w:val="26"/>
          <w:rtl w:val="0"/>
        </w:rPr>
        <w:t xml:space="preserve">Как исправили.</w:t>
      </w:r>
      <w:r>
        <w:rPr>
          <w:rFonts w:ascii="Times New Roman" w:cs="Times New Roman" w:eastAsia="Times New Roman" w:hAnsi="Times New Roman"/>
          <w:sz w:val="26"/>
          <w:szCs w:val="26"/>
          <w:rtl w:val="0"/>
        </w:rPr>
        <w:t xml:space="preserve"> Адресованное событие поступает получателю и автоматам, вложенным в состояние, в котором получатель находился до перехода</w:t>
      </w:r>
      <w:del w:id="204" w:author="Claude" w:date="2026-10-25T19:24:41Z">
        <w:r>
          <w:rPr>
            <w:rFonts w:ascii="Times New Roman" w:cs="Times New Roman" w:eastAsia="Times New Roman" w:hAnsi="Times New Roman"/>
            <w:sz w:val="26"/>
            <w:szCs w:val="26"/>
            <w:rtl w:val="0"/>
          </w:rPr>
          <w:delText xml:space="preserve">; их</w:delText>
        </w:r>
      </w:del>
      <w:ins w:id="205" w:author="Claude" w:date="2026-10-25T19:24:41Z">
        <w:r>
          <w:rPr>
            <w:rFonts w:ascii="Times New Roman" w:cs="Times New Roman" w:eastAsia="Times New Roman" w:hAnsi="Times New Roman"/>
            <w:sz w:val="26"/>
            <w:szCs w:val="26"/>
            <w:rtl w:val="0"/>
          </w:rPr>
          <w:t xml:space="preserve">. Их</w:t>
        </w:r>
      </w:ins>
      <w:r>
        <w:rPr>
          <w:rFonts w:ascii="Times New Roman" w:cs="Times New Roman" w:eastAsia="Times New Roman" w:hAnsi="Times New Roman"/>
          <w:sz w:val="26"/>
          <w:szCs w:val="26"/>
          <w:rtl w:val="0"/>
        </w:rPr>
        <w:t xml:space="preserve"> реакции входят в тот же переход </w:t>
      </w:r>
      <w:ins w:id="206" w:author="Claude" w:date="2026-10-25T19:24:41Z">
        <w:r>
          <w:rPr>
            <w:rFonts w:ascii="Times New Roman" w:cs="Times New Roman" w:eastAsia="Times New Roman" w:hAnsi="Times New Roman"/>
            <w:sz w:val="26"/>
            <w:szCs w:val="26"/>
            <w:rtl w:val="0"/>
          </w:rPr>
          <w:t xml:space="preserve">автомата-</w:t>
        </w:r>
      </w:ins>
      <w:r>
        <w:rPr>
          <w:rFonts w:ascii="Times New Roman" w:cs="Times New Roman" w:eastAsia="Times New Roman" w:hAnsi="Times New Roman"/>
          <w:sz w:val="26"/>
          <w:szCs w:val="26"/>
          <w:rtl w:val="0"/>
        </w:rPr>
        <w:t xml:space="preserve">произведения. Если такой вложенный автомат ещё не включён в произведение, переход произведения сохраняет отметку о недоставленном событии. Когда автомат включается в произведение, отметка обрабатывается как адресованное ему событие. Тот же порядок доставки используется </w:t>
      </w:r>
      <w:del w:id="207" w:author="Claude" w:date="2026-10-25T19:24:41Z">
        <w:r>
          <w:rPr>
            <w:rFonts w:ascii="Times New Roman" w:cs="Times New Roman" w:eastAsia="Times New Roman" w:hAnsi="Times New Roman"/>
            <w:sz w:val="26"/>
            <w:szCs w:val="26"/>
            <w:rtl w:val="0"/>
          </w:rPr>
          <w:delText xml:space="preserve">в эталонной модели</w:delText>
        </w:r>
      </w:del>
      <w:ins w:id="208" w:author="Claude" w:date="2026-10-25T19:24:41Z">
        <w:r>
          <w:rPr>
            <w:rFonts w:ascii="Times New Roman" w:cs="Times New Roman" w:eastAsia="Times New Roman" w:hAnsi="Times New Roman"/>
            <w:sz w:val="26"/>
            <w:szCs w:val="26"/>
            <w:rtl w:val="0"/>
          </w:rPr>
          <w:t xml:space="preserve">при выполнении исходной (откорректированной в ходе перемножения автоматов, если автомат-произведение получался громоздким)</w:t>
        </w:r>
      </w:ins>
      <w:r>
        <w:rPr>
          <w:rFonts w:ascii="Times New Roman" w:cs="Times New Roman" w:eastAsia="Times New Roman" w:hAnsi="Times New Roman"/>
          <w:sz w:val="26"/>
          <w:szCs w:val="26"/>
          <w:rtl w:val="0"/>
        </w:rPr>
        <w:t xml:space="preserve"> системы</w:t>
      </w:r>
      <w:ins w:id="209" w:author="Claude" w:date="2026-10-25T19:24:41Z">
        <w:r>
          <w:rPr>
            <w:rFonts w:ascii="Times New Roman" w:cs="Times New Roman" w:eastAsia="Times New Roman" w:hAnsi="Times New Roman"/>
            <w:sz w:val="26"/>
            <w:szCs w:val="26"/>
            <w:rtl w:val="0"/>
          </w:rPr>
          <w:t xml:space="preserve"> автоматов</w:t>
        </w:r>
      </w:ins>
      <w:r>
        <w:rPr>
          <w:rFonts w:ascii="Times New Roman" w:cs="Times New Roman" w:eastAsia="Times New Roman" w:hAnsi="Times New Roman"/>
          <w:sz w:val="26"/>
          <w:szCs w:val="26"/>
          <w:rtl w:val="0"/>
        </w:rPr>
        <w:t xml:space="preserve">, с</w:t>
      </w:r>
      <w:ins w:id="210" w:author="Claude" w:date="2026-10-25T19:24:41Z">
        <w:r>
          <w:rPr>
            <w:rFonts w:ascii="Times New Roman" w:cs="Times New Roman" w:eastAsia="Times New Roman" w:hAnsi="Times New Roman"/>
            <w:sz w:val="26"/>
            <w:szCs w:val="26"/>
            <w:rtl w:val="0"/>
          </w:rPr>
          <w:t xml:space="preserve"> функционированием</w:t>
        </w:r>
      </w:ins>
      <w:r>
        <w:rPr>
          <w:rFonts w:ascii="Times New Roman" w:cs="Times New Roman" w:eastAsia="Times New Roman" w:hAnsi="Times New Roman"/>
          <w:sz w:val="26"/>
          <w:szCs w:val="26"/>
          <w:rtl w:val="0"/>
        </w:rPr>
        <w:t xml:space="preserve"> которой сравнивается </w:t>
      </w:r>
      <w:ins w:id="211" w:author="Claude" w:date="2026-10-25T19:24:41Z">
        <w:r>
          <w:rPr>
            <w:rFonts w:ascii="Times New Roman" w:cs="Times New Roman" w:eastAsia="Times New Roman" w:hAnsi="Times New Roman"/>
            <w:sz w:val="26"/>
            <w:szCs w:val="26"/>
            <w:rtl w:val="0"/>
          </w:rPr>
          <w:t xml:space="preserve">автомат-</w:t>
        </w:r>
      </w:ins>
      <w:r>
        <w:rPr>
          <w:rFonts w:ascii="Times New Roman" w:cs="Times New Roman" w:eastAsia="Times New Roman" w:hAnsi="Times New Roman"/>
          <w:sz w:val="26"/>
          <w:szCs w:val="26"/>
          <w:rtl w:val="0"/>
        </w:rPr>
        <w:t xml:space="preserve">произведение на этапе </w:t>
      </w:r>
      <w:del w:id="212" w:author="Claude" w:date="2026-10-25T19:24:41Z">
        <w:r>
          <w:rPr>
            <w:rFonts w:ascii="Times New Roman" w:cs="Times New Roman" w:eastAsia="Times New Roman" w:hAnsi="Times New Roman"/>
            <w:sz w:val="26"/>
            <w:szCs w:val="26"/>
            <w:rtl w:val="0"/>
          </w:rPr>
          <w:delText xml:space="preserve">валидации</w:delText>
        </w:r>
      </w:del>
      <w:ins w:id="213" w:author="Claude" w:date="2026-10-25T19:24:41Z">
        <w:r>
          <w:rPr>
            <w:rFonts w:ascii="Times New Roman" w:cs="Times New Roman" w:eastAsia="Times New Roman" w:hAnsi="Times New Roman"/>
            <w:sz w:val="26"/>
            <w:szCs w:val="26"/>
            <w:rtl w:val="0"/>
          </w:rPr>
          <w:t xml:space="preserve">7</w:t>
        </w:r>
      </w:ins>
      <w:r>
        <w:rPr>
          <w:rFonts w:ascii="Times New Roman" w:cs="Times New Roman" w:eastAsia="Times New Roman" w:hAnsi="Times New Roman"/>
          <w:sz w:val="26"/>
          <w:szCs w:val="26"/>
          <w:rtl w:val="0"/>
        </w:rPr>
        <w:t xml:space="preserve">.</w:t>
      </w:r>
      <w:commentRangeEnd w:id="11"/>
      <w:r>
        <w:commentReference w:id="11"/>
      </w:r>
    </w:p>
    <w:p w:rsidR="00000000" w:rsidDel="00000000" w:rsidP="00000000" w:rsidRDefault="00000000" w:rsidRPr="00000000" w14:paraId="000000A5">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Замечание о порядке умножения</w:t>
      </w:r>
    </w:p>
    <w:p w:rsidR="00000000" w:rsidDel="00000000" w:rsidP="00000000" w:rsidRDefault="00000000" w:rsidRPr="00000000" w14:paraId="000000A6">
      <w:pPr>
        <w:spacing w:after="0" w:before="0" w:line="360" w:lineRule="auto"/>
        <w:ind w:firstLine="720"/>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Если гвард автомата Y ссылается на состояние автомата X, то </w:t>
      </w:r>
      <w:ins w:id="214" w:author="Claude" w:date="2026-10-25T19:24:41Z">
        <w:r>
          <w:rPr>
            <w:rFonts w:ascii="Times New Roman" w:cs="Times New Roman" w:eastAsia="Times New Roman" w:hAnsi="Times New Roman"/>
            <w:sz w:val="26"/>
            <w:szCs w:val="26"/>
            <w:rtl w:val="0"/>
          </w:rPr>
          <w:t xml:space="preserve">автомат </w:t>
        </w:r>
      </w:ins>
      <w:r>
        <w:rPr>
          <w:rFonts w:ascii="Times New Roman" w:cs="Times New Roman" w:eastAsia="Times New Roman" w:hAnsi="Times New Roman"/>
          <w:sz w:val="26"/>
          <w:szCs w:val="26"/>
          <w:rtl w:val="0"/>
        </w:rPr>
        <w:t xml:space="preserve">X должен быть включён в произведение не позднее</w:t>
      </w:r>
      <w:ins w:id="215" w:author="Claude" w:date="2026-10-25T19:24:41Z">
        <w:r>
          <w:rPr>
            <w:rFonts w:ascii="Times New Roman" w:cs="Times New Roman" w:eastAsia="Times New Roman" w:hAnsi="Times New Roman"/>
            <w:sz w:val="26"/>
            <w:szCs w:val="26"/>
            <w:rtl w:val="0"/>
          </w:rPr>
          <w:t xml:space="preserve"> автомата</w:t>
        </w:r>
      </w:ins>
      <w:r>
        <w:rPr>
          <w:rFonts w:ascii="Times New Roman" w:cs="Times New Roman" w:eastAsia="Times New Roman" w:hAnsi="Times New Roman"/>
          <w:sz w:val="26"/>
          <w:szCs w:val="26"/>
          <w:rtl w:val="0"/>
        </w:rPr>
        <w:t xml:space="preserve"> Y. При нарушении этого требования результат умножения может не совпадать с поведением исходной системы: так происходит, например, при умножении </w:t>
      </w:r>
      <w:ins w:id="216" w:author="Claude" w:date="2026-10-25T19:24:41Z">
        <w:r>
          <w:rPr>
            <w:rFonts w:ascii="Times New Roman" w:cs="Times New Roman" w:eastAsia="Times New Roman" w:hAnsi="Times New Roman"/>
            <w:sz w:val="26"/>
            <w:szCs w:val="26"/>
            <w:rtl w:val="0"/>
          </w:rPr>
          <w:t xml:space="preserve">автоматов </w:t>
        </w:r>
      </w:ins>
      <w:r>
        <w:rPr>
          <w:rFonts w:ascii="Times New Roman" w:cs="Times New Roman" w:eastAsia="Times New Roman" w:hAnsi="Times New Roman"/>
          <w:sz w:val="26"/>
          <w:szCs w:val="26"/>
          <w:rtl w:val="0"/>
        </w:rPr>
        <w:t xml:space="preserve">в порядке A0, A2, A1, поскольку </w:t>
      </w:r>
      <w:ins w:id="217" w:author="Claude" w:date="2026-10-25T19:24:41Z">
        <w:r>
          <w:rPr>
            <w:rFonts w:ascii="Times New Roman" w:cs="Times New Roman" w:eastAsia="Times New Roman" w:hAnsi="Times New Roman"/>
            <w:sz w:val="26"/>
            <w:szCs w:val="26"/>
            <w:rtl w:val="0"/>
          </w:rPr>
          <w:t xml:space="preserve">автомат </w:t>
        </w:r>
      </w:ins>
      <w:r>
        <w:rPr>
          <w:rFonts w:ascii="Times New Roman" w:cs="Times New Roman" w:eastAsia="Times New Roman" w:hAnsi="Times New Roman"/>
          <w:sz w:val="26"/>
          <w:szCs w:val="26"/>
          <w:rtl w:val="0"/>
        </w:rPr>
        <w:t xml:space="preserve">A0 содержит гвард на состояние </w:t>
      </w:r>
      <w:ins w:id="218" w:author="Claude" w:date="2026-10-25T19:24:41Z">
        <w:r>
          <w:rPr>
            <w:rFonts w:ascii="Times New Roman" w:cs="Times New Roman" w:eastAsia="Times New Roman" w:hAnsi="Times New Roman"/>
            <w:sz w:val="26"/>
            <w:szCs w:val="26"/>
            <w:rtl w:val="0"/>
          </w:rPr>
          <w:t xml:space="preserve">автомата </w:t>
        </w:r>
      </w:ins>
      <w:r>
        <w:rPr>
          <w:rFonts w:ascii="Times New Roman" w:cs="Times New Roman" w:eastAsia="Times New Roman" w:hAnsi="Times New Roman"/>
          <w:sz w:val="26"/>
          <w:szCs w:val="26"/>
          <w:rtl w:val="0"/>
        </w:rPr>
        <w:t xml:space="preserve">A1.</w:t>
      </w:r>
    </w:p>
    <w:p w:rsidR="00000000" w:rsidDel="00000000" w:rsidP="00000000" w:rsidRDefault="00000000" w:rsidRPr="00000000" w14:paraId="000000A7">
      <w:pPr>
        <w:spacing w:after="0" w:before="0" w:line="360" w:lineRule="auto"/>
        <w:ind w:firstLine="720"/>
        <w:jc w:val="left"/>
        <w:rPr>
          <w:rFonts w:ascii="Times New Roman" w:cs="Times New Roman" w:eastAsia="Times New Roman" w:hAnsi="Times New Roman"/>
          <w:sz w:val="26"/>
          <w:szCs w:val="26"/>
        </w:rPr>
      </w:pPr>
      <w:commentRangeStart w:id="12"/>
      <w:r>
        <w:rPr>
          <w:rFonts w:ascii="Times New Roman" w:cs="Times New Roman" w:eastAsia="Times New Roman" w:hAnsi="Times New Roman"/>
          <w:sz w:val="26"/>
          <w:szCs w:val="26"/>
          <w:rtl w:val="0"/>
        </w:rPr>
        <w:t xml:space="preserve">Для адресованных событий</w:t>
      </w:r>
      <w:ins w:id="219" w:author="Claude" w:date="2026-10-25T19:24:41Z">
        <w:r>
          <w:rPr>
            <w:rFonts w:ascii="Times New Roman" w:cs="Times New Roman" w:eastAsia="Times New Roman" w:hAnsi="Times New Roman"/>
            <w:sz w:val="26"/>
            <w:szCs w:val="26"/>
            <w:rtl w:val="0"/>
          </w:rPr>
          <w:t xml:space="preserve">, поступающих получателю напрямую,</w:t>
        </w:r>
      </w:ins>
      <w:r>
        <w:rPr>
          <w:rFonts w:ascii="Times New Roman" w:cs="Times New Roman" w:eastAsia="Times New Roman" w:hAnsi="Times New Roman"/>
          <w:sz w:val="26"/>
          <w:szCs w:val="26"/>
          <w:rtl w:val="0"/>
        </w:rPr>
        <w:t xml:space="preserve"> аналогичное требование снято. Ранее, если отправитель адресованного события ещё не был включён в произведение, получатель реагировал на это событие так, будто оно может возникнуть в любой момент, что порождало лишние состояния. Теперь получатель не реагирует на такое событие, пока отправитель не включён в произведение.</w:t>
      </w:r>
      <w:del w:id="220" w:author="Claude" w:date="2026-10-25T19:24:41Z">
        <w:r>
          <w:rPr>
            <w:rFonts w:ascii="Times New Roman" w:cs="Times New Roman" w:eastAsia="Times New Roman" w:hAnsi="Times New Roman"/>
            <w:sz w:val="26"/>
            <w:szCs w:val="26"/>
            <w:rtl w:val="0"/>
          </w:rPr>
          <w:delText xml:space="preserve"> Это проверено построением произведения системы из раздела 2 в порядке A0, A1, A2, A4, A3.</w:delText>
        </w:r>
      </w:del>
      <w:commentRangeEnd w:id="12"/>
      <w:r>
        <w:commentReference w:id="12"/>
      </w:r>
    </w:p>
    <w:p>
      <w:pPr>
        <w:spacing w:after="0" w:before="0" w:line="360" w:lineRule="auto"/>
        <w:ind w:firstLine="720"/>
        <w:jc w:val="left"/>
        <w:rPr>
          <w:ins w:id="221" w:author="Claude" w:date="2026-10-25T19:24:41Z"/>
          <w:rFonts w:ascii="Times New Roman" w:cs="Times New Roman" w:eastAsia="Times New Roman" w:hAnsi="Times New Roman"/>
          <w:sz w:val="26"/>
          <w:szCs w:val="26"/>
        </w:rPr>
      </w:pPr>
      <w:ins w:id="222" w:author="Claude" w:date="2026-10-25T19:24:41Z">
        <w:r>
          <w:rPr>
            <w:rFonts w:ascii="Times New Roman" w:cs="Times New Roman" w:eastAsia="Times New Roman" w:hAnsi="Times New Roman"/>
            <w:sz w:val="26"/>
            <w:szCs w:val="26"/>
            <w:rtl w:val="0"/>
          </w:rPr>
          <w:t xml:space="preserve">Для адресованных событий, поступающих через вложенность (доработка 4), вложенный автомат должен быть включён в произведение после родительского: иначе на момент доставки события родительскому автомату вложенный автомат уже входит в произведение, отметка о недоставленном событии не создаётся, и его реакция теряется. Поэтому в рассматриваемой системе автомат A4 умножается после автомата A3; при порядке A0, A1, A2, A4, A3 программа сообщает об ошибке.</w:t>
        </w:r>
      </w:ins>
    </w:p>
    <w:p w:rsidR="00000000" w:rsidDel="00000000" w:rsidP="00000000" w:rsidRDefault="00000000" w:rsidRPr="00000000" w14:paraId="000000A8">
      <w:pPr>
        <w:spacing w:after="0" w:before="0" w:line="360" w:lineRule="auto"/>
        <w:ind w:firstLine="720"/>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Снятие требований для гвардов и для событий, поступающих через вложенность, а также описание всех допустимых порядков умножения </w:t>
      </w:r>
      <w:ins w:id="223" w:author="Claude" w:date="2026-10-25T19:24:41Z">
        <w:r>
          <w:rPr>
            <w:rFonts w:ascii="Times New Roman" w:cs="Times New Roman" w:eastAsia="Times New Roman" w:hAnsi="Times New Roman"/>
            <w:sz w:val="26"/>
            <w:szCs w:val="26"/>
            <w:rtl w:val="0"/>
          </w:rPr>
          <w:t xml:space="preserve">автоматов </w:t>
        </w:r>
      </w:ins>
      <w:r>
        <w:rPr>
          <w:rFonts w:ascii="Times New Roman" w:cs="Times New Roman" w:eastAsia="Times New Roman" w:hAnsi="Times New Roman"/>
          <w:sz w:val="26"/>
          <w:szCs w:val="26"/>
          <w:rtl w:val="0"/>
        </w:rPr>
        <w:t xml:space="preserve">остаются предметом дальнейшей работы.</w:t>
      </w:r>
    </w:p>
    <w:p>
      <w:pPr>
        <w:spacing w:after="0" w:before="0" w:line="360" w:lineRule="auto"/>
        <w:jc w:val="left"/>
        <w:rPr>
          <w:ins w:id="224" w:author="Claude" w:date="2026-10-25T19:24:41Z"/>
          <w:rFonts w:ascii="Times New Roman" w:cs="Times New Roman" w:eastAsia="Times New Roman" w:hAnsi="Times New Roman"/>
          <w:b w:val="1"/>
          <w:bCs w:val="1"/>
          <w:sz w:val="26"/>
          <w:szCs w:val="26"/>
        </w:rPr>
      </w:pPr>
      <w:commentRangeStart w:id="13"/>
      <w:ins w:id="225" w:author="Claude" w:date="2026-10-25T19:24:41Z">
        <w:r>
          <w:rPr>
            <w:rFonts w:ascii="Times New Roman" w:cs="Times New Roman" w:eastAsia="Times New Roman" w:hAnsi="Times New Roman"/>
            <w:b w:val="1"/>
            <w:bCs w:val="1"/>
            <w:sz w:val="26"/>
            <w:szCs w:val="26"/>
            <w:rtl w:val="0"/>
          </w:rPr>
          <w:t xml:space="preserve">Замечание об обратном вызове</w:t>
        </w:r>
      </w:ins>
      <w:commentRangeEnd w:id="13"/>
      <w:r>
        <w:commentReference w:id="13"/>
      </w:r>
    </w:p>
    <w:p>
      <w:pPr>
        <w:spacing w:after="0" w:before="0" w:line="360" w:lineRule="auto"/>
        <w:ind w:firstLine="720"/>
        <w:jc w:val="left"/>
        <w:rPr>
          <w:ins w:id="226" w:author="Claude" w:date="2026-10-25T19:24:41Z"/>
          <w:rFonts w:ascii="Times New Roman" w:cs="Times New Roman" w:eastAsia="Times New Roman" w:hAnsi="Times New Roman"/>
          <w:sz w:val="26"/>
          <w:szCs w:val="26"/>
        </w:rPr>
      </w:pPr>
      <w:ins w:id="227" w:author="Claude" w:date="2026-10-25T19:24:41Z">
        <w:r>
          <w:rPr>
            <w:rFonts w:ascii="Times New Roman" w:cs="Times New Roman" w:eastAsia="Times New Roman" w:hAnsi="Times New Roman"/>
            <w:sz w:val="26"/>
            <w:szCs w:val="26"/>
            <w:rtl w:val="0"/>
          </w:rPr>
          <w:t xml:space="preserve">Как и в предыдущей работе [x], обратный вызов не допускается: если автомат A на своём переходе адресует событие автомату B, то автомат B в реакции на это событие не может адресовать событие автомату A. Метод такую реакцию не строит: в автомате-произведении автомат A не реагирует на обратный вызов, и расхождение с исходной системой обнаруживается на этапе 7. Это проверено на паре автоматов, в которой автомат B отвечает автомату A обратным вызовом.</w:t>
        </w:r>
      </w:ins>
    </w:p>
    <w:p w:rsidR="00000000" w:rsidDel="00000000" w:rsidP="00000000" w:rsidRDefault="00000000" w:rsidRPr="00000000" w14:paraId="000000A9">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Замечание о моменте первой реакции вложенного автомата</w:t>
      </w:r>
    </w:p>
    <w:p w:rsidR="00000000" w:rsidDel="00000000" w:rsidP="00000000" w:rsidRDefault="00000000" w:rsidRPr="00000000" w14:paraId="000000AA">
      <w:pPr>
        <w:spacing w:after="0" w:before="0" w:line="360" w:lineRule="auto"/>
        <w:ind w:firstLine="720"/>
        <w:jc w:val="left"/>
        <w:rPr>
          <w:rFonts w:ascii="Times New Roman" w:cs="Times New Roman" w:eastAsia="Times New Roman" w:hAnsi="Times New Roman"/>
          <w:b w:val="1"/>
          <w:bCs w:val="1"/>
          <w:sz w:val="26"/>
          <w:szCs w:val="26"/>
        </w:rPr>
      </w:pPr>
      <w:commentRangeStart w:id="14"/>
      <w:r>
        <w:rPr>
          <w:rFonts w:ascii="Times New Roman" w:cs="Times New Roman" w:eastAsia="Times New Roman" w:hAnsi="Times New Roman"/>
          <w:sz w:val="26"/>
          <w:szCs w:val="26"/>
          <w:rtl w:val="0"/>
        </w:rPr>
        <w:t xml:space="preserve">Вложенность проверяется по состоянию родительского автомата до перехода. Поэтому автомат, вложенный в целевое состояние перехода, не реагирует на событие, вызвавшее этот переход, и начинает реагировать лишь на последующие события. Если реакция нужна в момент входа в состояние, её передают адресованным событием: так </w:t>
      </w:r>
      <w:ins w:id="228" w:author="Claude" w:date="2026-10-25T19:24:41Z">
        <w:r>
          <w:rPr>
            <w:rFonts w:ascii="Times New Roman" w:cs="Times New Roman" w:eastAsia="Times New Roman" w:hAnsi="Times New Roman"/>
            <w:sz w:val="26"/>
            <w:szCs w:val="26"/>
            <w:rtl w:val="0"/>
          </w:rPr>
          <w:t xml:space="preserve">автомат </w:t>
        </w:r>
      </w:ins>
      <w:r>
        <w:rPr>
          <w:rFonts w:ascii="Times New Roman" w:cs="Times New Roman" w:eastAsia="Times New Roman" w:hAnsi="Times New Roman"/>
          <w:sz w:val="26"/>
          <w:szCs w:val="26"/>
          <w:rtl w:val="0"/>
        </w:rPr>
        <w:t xml:space="preserve">A0 при входе в состояние «Игра» адресует автомату A2 событие e0 («Начало игры»). </w:t>
      </w:r>
      <w:del w:id="229" w:author="Claude" w:date="2026-10-25T19:24:41Z">
        <w:r>
          <w:rPr>
            <w:rFonts w:ascii="Times New Roman" w:cs="Times New Roman" w:eastAsia="Times New Roman" w:hAnsi="Times New Roman"/>
            <w:sz w:val="26"/>
            <w:szCs w:val="26"/>
            <w:rtl w:val="0"/>
          </w:rPr>
          <w:delText xml:space="preserve">Чтобы</w:delText>
        </w:r>
      </w:del>
      <w:ins w:id="230" w:author="Claude" w:date="2026-10-25T19:24:41Z">
        <w:r>
          <w:rPr>
            <w:rFonts w:ascii="Times New Roman" w:cs="Times New Roman" w:eastAsia="Times New Roman" w:hAnsi="Times New Roman"/>
            <w:sz w:val="26"/>
            <w:szCs w:val="26"/>
            <w:rtl w:val="0"/>
          </w:rPr>
          <w:t xml:space="preserve">Для того чтобы</w:t>
        </w:r>
      </w:ins>
      <w:r>
        <w:rPr>
          <w:rFonts w:ascii="Times New Roman" w:cs="Times New Roman" w:eastAsia="Times New Roman" w:hAnsi="Times New Roman"/>
          <w:sz w:val="26"/>
          <w:szCs w:val="26"/>
          <w:rtl w:val="0"/>
        </w:rPr>
        <w:t xml:space="preserve"> снять это ограничение, </w:t>
      </w:r>
      <w:del w:id="231" w:author="Claude" w:date="2026-10-25T19:24:41Z">
        <w:r>
          <w:rPr>
            <w:rFonts w:ascii="Times New Roman" w:cs="Times New Roman" w:eastAsia="Times New Roman" w:hAnsi="Times New Roman"/>
            <w:sz w:val="26"/>
            <w:szCs w:val="26"/>
            <w:rtl w:val="0"/>
          </w:rPr>
          <w:delText xml:space="preserve">алгоритм</w:delText>
        </w:r>
      </w:del>
      <w:ins w:id="232" w:author="Claude" w:date="2026-10-25T19:24:41Z">
        <w:r>
          <w:rPr>
            <w:rFonts w:ascii="Times New Roman" w:cs="Times New Roman" w:eastAsia="Times New Roman" w:hAnsi="Times New Roman"/>
            <w:sz w:val="26"/>
            <w:szCs w:val="26"/>
            <w:rtl w:val="0"/>
          </w:rPr>
          <w:t xml:space="preserve">метод</w:t>
        </w:r>
      </w:ins>
      <w:r>
        <w:rPr>
          <w:rFonts w:ascii="Times New Roman" w:cs="Times New Roman" w:eastAsia="Times New Roman" w:hAnsi="Times New Roman"/>
          <w:sz w:val="26"/>
          <w:szCs w:val="26"/>
          <w:rtl w:val="0"/>
        </w:rPr>
        <w:t xml:space="preserve"> должен </w:t>
      </w:r>
      <w:ins w:id="233" w:author="Claude" w:date="2026-10-25T19:24:41Z">
        <w:r>
          <w:rPr>
            <w:rFonts w:ascii="Times New Roman" w:cs="Times New Roman" w:eastAsia="Times New Roman" w:hAnsi="Times New Roman"/>
            <w:sz w:val="26"/>
            <w:szCs w:val="26"/>
            <w:rtl w:val="0"/>
          </w:rPr>
          <w:t xml:space="preserve">при построении перехода родительского автомата </w:t>
        </w:r>
      </w:ins>
      <w:r>
        <w:rPr>
          <w:rFonts w:ascii="Times New Roman" w:cs="Times New Roman" w:eastAsia="Times New Roman" w:hAnsi="Times New Roman"/>
          <w:sz w:val="26"/>
          <w:szCs w:val="26"/>
          <w:rtl w:val="0"/>
        </w:rPr>
        <w:t xml:space="preserve">опрашивать</w:t>
      </w:r>
      <w:ins w:id="234" w:author="Claude" w:date="2026-10-25T19:24:41Z">
        <w:r>
          <w:rPr>
            <w:rFonts w:ascii="Times New Roman" w:cs="Times New Roman" w:eastAsia="Times New Roman" w:hAnsi="Times New Roman"/>
            <w:sz w:val="26"/>
            <w:szCs w:val="26"/>
            <w:rtl w:val="0"/>
          </w:rPr>
          <w:t xml:space="preserve"> о реакции на то же событие</w:t>
        </w:r>
      </w:ins>
      <w:r>
        <w:rPr>
          <w:rFonts w:ascii="Times New Roman" w:cs="Times New Roman" w:eastAsia="Times New Roman" w:hAnsi="Times New Roman"/>
          <w:sz w:val="26"/>
          <w:szCs w:val="26"/>
          <w:rtl w:val="0"/>
        </w:rPr>
        <w:t xml:space="preserve"> автоматы, вложенные в целевое состояние</w:t>
      </w:r>
      <w:del w:id="235" w:author="Claude" w:date="2026-10-25T19:24:41Z">
        <w:r>
          <w:rPr>
            <w:rFonts w:ascii="Times New Roman" w:cs="Times New Roman" w:eastAsia="Times New Roman" w:hAnsi="Times New Roman"/>
            <w:sz w:val="26"/>
            <w:szCs w:val="26"/>
            <w:rtl w:val="0"/>
          </w:rPr>
          <w:delText xml:space="preserve">, ещё до построения этого состояния, что</w:delText>
        </w:r>
      </w:del>
      <w:ins w:id="236" w:author="Claude" w:date="2026-10-25T19:24:41Z">
        <w:r>
          <w:rPr>
            <w:rFonts w:ascii="Times New Roman" w:cs="Times New Roman" w:eastAsia="Times New Roman" w:hAnsi="Times New Roman"/>
            <w:sz w:val="26"/>
            <w:szCs w:val="26"/>
            <w:rtl w:val="0"/>
          </w:rPr>
          <w:t xml:space="preserve"> этого перехода, хотя это состояние в автомате-произведении ещё не построено. Это</w:t>
        </w:r>
      </w:ins>
      <w:r>
        <w:rPr>
          <w:rFonts w:ascii="Times New Roman" w:cs="Times New Roman" w:eastAsia="Times New Roman" w:hAnsi="Times New Roman"/>
          <w:sz w:val="26"/>
          <w:szCs w:val="26"/>
          <w:rtl w:val="0"/>
        </w:rPr>
        <w:t xml:space="preserve"> требует существенного изменения архитектуры </w:t>
      </w:r>
      <w:del w:id="237" w:author="Claude" w:date="2026-10-25T19:24:41Z">
        <w:r>
          <w:rPr>
            <w:rFonts w:ascii="Times New Roman" w:cs="Times New Roman" w:eastAsia="Times New Roman" w:hAnsi="Times New Roman"/>
            <w:sz w:val="26"/>
            <w:szCs w:val="26"/>
            <w:rtl w:val="0"/>
          </w:rPr>
          <w:delText xml:space="preserve">алгоритма. Эта задача</w:delText>
        </w:r>
      </w:del>
      <w:ins w:id="238" w:author="Claude" w:date="2026-10-25T19:24:41Z">
        <w:r>
          <w:rPr>
            <w:rFonts w:ascii="Times New Roman" w:cs="Times New Roman" w:eastAsia="Times New Roman" w:hAnsi="Times New Roman"/>
            <w:sz w:val="26"/>
            <w:szCs w:val="26"/>
            <w:rtl w:val="0"/>
          </w:rPr>
          <w:t xml:space="preserve">метода и</w:t>
        </w:r>
      </w:ins>
      <w:r>
        <w:rPr>
          <w:rFonts w:ascii="Times New Roman" w:cs="Times New Roman" w:eastAsia="Times New Roman" w:hAnsi="Times New Roman"/>
          <w:sz w:val="26"/>
          <w:szCs w:val="26"/>
          <w:rtl w:val="0"/>
        </w:rPr>
        <w:t xml:space="preserve"> остаётся предметом дальнейшей работы.</w:t>
      </w:r>
      <w:r w:rsidDel="00000000" w:rsidR="00000000" w:rsidRPr="00000000">
        <w:rPr>
          <w:rtl w:val="0"/>
        </w:rPr>
      </w:r>
      <w:commentRangeEnd w:id="14"/>
      <w:r>
        <w:commentReference w:id="14"/>
      </w:r>
    </w:p>
    <w:p w:rsidR="00000000" w:rsidDel="00000000" w:rsidP="00000000" w:rsidRDefault="00000000" w:rsidRPr="00000000" w14:paraId="000000AB">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Итоговый перемноженный автомат</w:t>
      </w:r>
    </w:p>
    <w:p w:rsidR="00000000" w:rsidDel="00000000" w:rsidP="00000000" w:rsidRDefault="00000000" w:rsidRPr="00000000" w14:paraId="000000AC">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0115" cy="4102100"/>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0115"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0" w:before="0" w:line="360" w:lineRule="auto"/>
        <w:jc w:val="left"/>
        <w:rPr>
          <w:rFonts w:ascii="Times New Roman" w:cs="Times New Roman" w:eastAsia="Times New Roman" w:hAnsi="Times New Roman"/>
          <w:sz w:val="26"/>
          <w:szCs w:val="26"/>
        </w:rPr>
      </w:pPr>
      <w:ins w:id="108" w:author="Claude" w:date="2026-10-25T19:24:41Z">
        <w:r>
          <w:rPr>
            <w:rFonts w:ascii="Times New Roman" w:cs="Times New Roman" w:eastAsia="Times New Roman" w:hAnsi="Times New Roman"/>
            <w:i w:val="1"/>
            <w:iCs w:val="1"/>
            <w:sz w:val="26"/>
            <w:szCs w:val="26"/>
            <w:rtl w:val="0"/>
          </w:rPr>
          <w:t xml:space="preserve">Рис. 6. </w:t>
        </w:r>
      </w:ins>
      <w:r>
        <w:rPr>
          <w:rFonts w:ascii="Times New Roman" w:cs="Times New Roman" w:eastAsia="Times New Roman" w:hAnsi="Times New Roman"/>
          <w:i w:val="1"/>
          <w:iCs w:val="1"/>
          <w:sz w:val="26"/>
          <w:szCs w:val="26"/>
          <w:rtl w:val="0"/>
        </w:rPr>
        <w:t xml:space="preserve">Диаграмма состояний итогового автомата A0*A1*A2*A3*A4 (9 состояний). </w:t>
      </w:r>
      <w:r>
        <w:rPr>
          <w:rFonts w:ascii="Times New Roman" w:cs="Times New Roman" w:eastAsia="Times New Roman" w:hAnsi="Times New Roman"/>
          <w:sz w:val="26"/>
          <w:szCs w:val="26"/>
          <w:rtl w:val="0"/>
        </w:rPr>
        <w:t xml:space="preserve">Состояния подписаны сокращёнными названиями; соответствие каждого состояния исходным состояниям пяти автоматов приведено ниже</w:t>
      </w:r>
      <w:del w:id="109" w:author="Claude" w:date="2026-10-25T19:24:41Z">
        <w:r>
          <w:rPr>
            <w:rFonts w:ascii="Times New Roman" w:cs="Times New Roman" w:eastAsia="Times New Roman" w:hAnsi="Times New Roman"/>
            <w:sz w:val="26"/>
            <w:szCs w:val="26"/>
            <w:rtl w:val="0"/>
          </w:rPr>
          <w:delText xml:space="preserve">.</w:delText>
        </w:r>
      </w:del>
    </w:p>
    <w:p w:rsidR="00000000" w:rsidDel="00000000" w:rsidP="00000000" w:rsidRDefault="00000000" w:rsidRPr="00000000" w14:paraId="000000AE">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S1 – A0: Ожидание, A1: Монетоприемник пуст, A2: Барабаны остановлены, A3: Накопление, A4: Ожидание</w:t>
      </w:r>
    </w:p>
    <w:p w:rsidR="00000000" w:rsidDel="00000000" w:rsidP="00000000" w:rsidRDefault="00000000" w:rsidRPr="00000000" w14:paraId="000000AF">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S2 – A0: Прием жетонов, A1: Жетон принят, A2: Барабаны остановлены, A3: Накопление, A4: Ожидание</w:t>
      </w:r>
    </w:p>
    <w:p w:rsidR="00000000" w:rsidDel="00000000" w:rsidP="00000000" w:rsidRDefault="00000000" w:rsidRPr="00000000" w14:paraId="000000B0">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S3 – A0: Ошибка, A1: Жетон не распознан, A2: Барабаны остановлены, A3: Накопление, A4: Ожидание</w:t>
      </w:r>
    </w:p>
    <w:p w:rsidR="00000000" w:rsidDel="00000000" w:rsidP="00000000" w:rsidRDefault="00000000" w:rsidRPr="00000000" w14:paraId="000000B1">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S4 – A0: Игра, A1: Монетоприемник закрыт, A2: Барабаны запущены, A3: Накопление, A4: Ожидание</w:t>
      </w:r>
    </w:p>
    <w:p w:rsidR="00000000" w:rsidDel="00000000" w:rsidP="00000000" w:rsidRDefault="00000000" w:rsidRPr="00000000" w14:paraId="000000B2">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S5 – A0: Игра, A1: Монетоприемник закрыт, A2: Первый барабан остановлен, A3: Накопление, A4: Ожидание</w:t>
      </w:r>
    </w:p>
    <w:p w:rsidR="00000000" w:rsidDel="00000000" w:rsidP="00000000" w:rsidRDefault="00000000" w:rsidRPr="00000000" w14:paraId="000000B3">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S6 – A0: Игра, A1: Монетоприемник закрыт, A2: Второй барабан остановлен, A3: Накопление, A4: Ожидание</w:t>
      </w:r>
    </w:p>
    <w:p w:rsidR="00000000" w:rsidDel="00000000" w:rsidP="00000000" w:rsidRDefault="00000000" w:rsidRPr="00000000" w14:paraId="000000B4">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S7 – A0: Выдача жетона, A1: Монетоприемник закрыт, A2: Барабаны остановлены, A3: Выплата джекпота, A4: Ожидание</w:t>
      </w:r>
    </w:p>
    <w:p w:rsidR="00000000" w:rsidDel="00000000" w:rsidP="00000000" w:rsidRDefault="00000000" w:rsidRPr="00000000" w14:paraId="000000B5">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S8 – A0: Ошибка, A1: Монетоприемник закрыт, A2: Барабаны остановлены, A3: Накопление, A4: Ожидание</w:t>
      </w:r>
    </w:p>
    <w:p w:rsidR="00000000" w:rsidDel="00000000" w:rsidP="00000000" w:rsidRDefault="00000000" w:rsidRPr="00000000" w14:paraId="000000B6">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S9 – A0: Выдача жетона, A1: Монетоприемник закрыт, A2: Барабаны остановлены, A3: Накопление, A4: Ожидание</w:t>
      </w:r>
    </w:p>
    <w:p w:rsidR="00000000" w:rsidDel="00000000" w:rsidP="00000000" w:rsidRDefault="00000000" w:rsidRPr="00000000" w14:paraId="000000B7">
      <w:pPr>
        <w:spacing w:after="0" w:before="0" w:line="360" w:lineRule="auto"/>
        <w:jc w:val="left"/>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Таблица 7. Входные и выходные </w:t>
      </w:r>
      <w:del w:id="129" w:author="Claude" w:date="2026-10-25T19:24:41Z">
        <w:r>
          <w:rPr>
            <w:rFonts w:ascii="Times New Roman" w:cs="Times New Roman" w:eastAsia="Times New Roman" w:hAnsi="Times New Roman"/>
            <w:i w:val="1"/>
            <w:iCs w:val="1"/>
            <w:sz w:val="26"/>
            <w:szCs w:val="26"/>
            <w:rtl w:val="0"/>
          </w:rPr>
          <w:delText xml:space="preserve">события</w:delText>
        </w:r>
      </w:del>
      <w:ins w:id="130" w:author="Claude" w:date="2026-10-25T19:24:41Z">
        <w:r>
          <w:rPr>
            <w:rFonts w:ascii="Times New Roman" w:cs="Times New Roman" w:eastAsia="Times New Roman" w:hAnsi="Times New Roman"/>
            <w:i w:val="1"/>
            <w:iCs w:val="1"/>
            <w:sz w:val="26"/>
            <w:szCs w:val="26"/>
            <w:rtl w:val="0"/>
          </w:rPr>
          <w:t xml:space="preserve">воздействия</w:t>
        </w:r>
      </w:ins>
      <w:r>
        <w:rPr>
          <w:rFonts w:ascii="Times New Roman" w:cs="Times New Roman" w:eastAsia="Times New Roman" w:hAnsi="Times New Roman"/>
          <w:i w:val="1"/>
          <w:iCs w:val="1"/>
          <w:sz w:val="26"/>
          <w:szCs w:val="26"/>
          <w:rtl w:val="0"/>
        </w:rPr>
        <w:t xml:space="preserve"> автомата «Игровая машина * Монетоприемник * Игровые барабаны * Джекпот-счётчик * Звуки» (A0A1A2A3A4)</w:t>
      </w:r>
    </w:p>
    <w:p w:rsidR="00000000" w:rsidDel="00000000" w:rsidP="00000000" w:rsidRDefault="00000000" w:rsidRPr="00000000" w14:paraId="000000B8">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0115" cy="6756400"/>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0115"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A">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B">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Вывод</w:t>
      </w:r>
    </w:p>
    <w:p w:rsidR="00000000" w:rsidDel="00000000" w:rsidP="00000000" w:rsidRDefault="00000000" w:rsidRPr="00000000" w14:paraId="000000BC">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Предложенные доработки снимают три ограничения предыдущей работы: в состояние может быть вложено несколько автоматов (ограничение 1), автомат может быть вложен в несколько состояний (ограничение 2), и вложенные автоматы могут содержать оба перемножаемых автомата (ограничение 3), что позволяет строить цепочки вложенности произвольной глубины. Кроме того, устранена ошибка, при которой вложенный автомат мог реагировать на адресованное событие отдельно от перехода автомата-отправителя (доработка 3), и адресованное событие теперь поступает также автоматам, вложенным в состояние получателя (доработка 4).</w:t>
      </w:r>
    </w:p>
    <w:p w:rsidR="00000000" w:rsidDel="00000000" w:rsidP="00000000" w:rsidRDefault="00000000" w:rsidRPr="00000000" w14:paraId="000000BD">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Порядок умножения остаётся существенным в двух случаях: автомат, на состояние которого ссылается гвард, должен быть включён в произведение не позднее автомата, содержащего этот гвард, а автомат, получающий адресованные события через вложенность, – после родительского. Для адресованных событий, поступающих напрямую, требование на порядок снято.</w:t>
      </w:r>
    </w:p>
    <w:p w:rsidR="00000000" w:rsidDel="00000000" w:rsidP="00000000" w:rsidRDefault="00000000" w:rsidRPr="00000000" w14:paraId="000000BE">
      <w:pPr>
        <w:spacing w:after="0" w:before="0" w:line="360" w:lineRule="auto"/>
        <w:jc w:val="left"/>
        <w:rPr>
          <w:rFonts w:ascii="Times New Roman" w:cs="Times New Roman" w:eastAsia="Times New Roman" w:hAnsi="Times New Roman"/>
          <w:sz w:val="26"/>
          <w:szCs w:val="26"/>
        </w:rPr>
      </w:pPr>
      <w:commentRangeStart w:id="15"/>
      <w:r>
        <w:rPr>
          <w:rFonts w:ascii="Times New Roman" w:cs="Times New Roman" w:eastAsia="Times New Roman" w:hAnsi="Times New Roman"/>
          <w:sz w:val="26"/>
          <w:szCs w:val="26"/>
          <w:rtl w:val="0"/>
        </w:rPr>
        <w:t xml:space="preserve">Итоговое произведение пяти автоматов содержит </w:t>
      </w:r>
      <w:del w:id="239" w:author="Claude" w:date="2026-10-25T19:24:41Z">
        <w:r>
          <w:rPr>
            <w:rFonts w:ascii="Times New Roman" w:cs="Times New Roman" w:eastAsia="Times New Roman" w:hAnsi="Times New Roman"/>
            <w:sz w:val="26"/>
            <w:szCs w:val="26"/>
            <w:rtl w:val="0"/>
          </w:rPr>
          <w:delText xml:space="preserve">9</w:delText>
        </w:r>
      </w:del>
      <w:ins w:id="240" w:author="Claude" w:date="2026-10-25T19:24:41Z">
        <w:r>
          <w:rPr>
            <w:rFonts w:ascii="Times New Roman" w:cs="Times New Roman" w:eastAsia="Times New Roman" w:hAnsi="Times New Roman"/>
            <w:sz w:val="26"/>
            <w:szCs w:val="26"/>
            <w:rtl w:val="0"/>
          </w:rPr>
          <w:t xml:space="preserve">девять</w:t>
        </w:r>
      </w:ins>
      <w:r>
        <w:rPr>
          <w:rFonts w:ascii="Times New Roman" w:cs="Times New Roman" w:eastAsia="Times New Roman" w:hAnsi="Times New Roman"/>
          <w:sz w:val="26"/>
          <w:szCs w:val="26"/>
          <w:rtl w:val="0"/>
        </w:rPr>
        <w:t xml:space="preserve"> состояний </w:t>
      </w:r>
      <w:del w:id="241" w:author="Claude" w:date="2026-10-25T19:24:41Z">
        <w:r>
          <w:rPr>
            <w:rFonts w:ascii="Times New Roman" w:cs="Times New Roman" w:eastAsia="Times New Roman" w:hAnsi="Times New Roman"/>
            <w:sz w:val="26"/>
            <w:szCs w:val="26"/>
            <w:rtl w:val="0"/>
          </w:rPr>
          <w:delText xml:space="preserve">– столько же, сколько произведение первых четырёх: A4 имеет одно состояние, поэтому его вложение в три состояния не увеличивает число</w:delText>
        </w:r>
      </w:del>
      <w:ins w:id="242" w:author="Claude" w:date="2026-10-25T19:24:41Z">
        <w:r>
          <w:rPr>
            <w:rFonts w:ascii="Times New Roman" w:cs="Times New Roman" w:eastAsia="Times New Roman" w:hAnsi="Times New Roman"/>
            <w:sz w:val="26"/>
            <w:szCs w:val="26"/>
            <w:rtl w:val="0"/>
          </w:rPr>
          <w:t xml:space="preserve">вместо 16 состояний исходной системы из пяти автоматов (верхняя оценка числа</w:t>
        </w:r>
      </w:ins>
      <w:r>
        <w:rPr>
          <w:rFonts w:ascii="Times New Roman" w:cs="Times New Roman" w:eastAsia="Times New Roman" w:hAnsi="Times New Roman"/>
          <w:sz w:val="26"/>
          <w:szCs w:val="26"/>
          <w:rtl w:val="0"/>
        </w:rPr>
        <w:t xml:space="preserve"> состояний произведения</w:t>
      </w:r>
      <w:del w:id="243" w:author="Claude" w:date="2026-10-25T19:24:41Z">
        <w:r>
          <w:rPr>
            <w:rFonts w:ascii="Times New Roman" w:cs="Times New Roman" w:eastAsia="Times New Roman" w:hAnsi="Times New Roman"/>
            <w:sz w:val="26"/>
            <w:szCs w:val="26"/>
            <w:rtl w:val="0"/>
          </w:rPr>
          <w:delText xml:space="preserve">.</w:delText>
        </w:r>
      </w:del>
      <w:ins w:id="244" w:author="Claude" w:date="2026-10-25T19:24:41Z">
        <w:r>
          <w:rPr>
            <w:rFonts w:ascii="Times New Roman" w:cs="Times New Roman" w:eastAsia="Times New Roman" w:hAnsi="Times New Roman"/>
            <w:sz w:val="26"/>
            <w:szCs w:val="26"/>
            <w:rtl w:val="0"/>
          </w:rPr>
          <w:t xml:space="preserve"> – 5·4·4·2·1 = 160). Автомат-произведение и исходная система функционируют одинаково на всех последовательностях входных воздействий длиной до 20 и на 1000 случайных последовательностях длиной 100. Программа, реализующая предлагаемый метод перемножения автоматов, опубликована по адресу https://github.com/PhoenixNazarov/fsm-multiply.</w:t>
        </w:r>
      </w:ins>
      <w:commentRangeEnd w:id="15"/>
      <w:r>
        <w:commentReference w:id="15"/>
      </w:r>
    </w:p>
    <w:p w:rsidR="00000000" w:rsidDel="00000000" w:rsidP="00000000" w:rsidRDefault="00000000" w:rsidRPr="00000000" w14:paraId="000000BF">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sectPr>
      <w:headerReference r:id="rId18" w:type="default"/>
      <w:footerReference r:id="rId19" w:type="default"/>
      <w:pgSz w:h="16838" w:w="11906" w:orient="portrait"/>
      <w:pgMar w:bottom="1134" w:top="1134" w:left="1701" w:right="850" w:header="708" w:footer="708"/>
      <w:pgNumType w:start="1"/>
    </w:sectPr>
  </w:body>
</w:document>
</file>

<file path=word/comments.xml><?xml version="1.0" encoding="utf-8"?>
<w:comments xmlns:w="http://schemas.openxmlformats.org/wordprocessingml/2006/main">
  <w:comment w:id="0" w:author="Claude" w:date="2026-10-25T19:24:41Z" w:initials="Cl">
    <w:p>
      <w:r>
        <w:t xml:space="preserve">Замечание A4.3. В предложенной формулировке «Вложенным мог быть только один из двух перемножаемых автоматов» меняется смысл ограничения: оно было о том, что вложенные автоматы мог СОДЕРЖАТЬ только один из пары (именно это снимает доработка 2: автомат A3 и содержит A4, и сам вложен в A0). Предлагаю формулировку в стиле замечания, но с прежним смыслом.</w:t>
      </w:r>
    </w:p>
  </w:comment>
  <w:comment w:id="1" w:author="Claude" w:date="2026-10-25T19:24:41Z" w:initials="Cl">
    <w:p>
      <w:r>
        <w:t xml:space="preserve">Замечание A4.4 внесено как сформулировано («метод валидации»). Но по замечанию B16 название статьи теперь «Подход к валидации…», а по B17 подход = метод перемножения + эвристическая корректировка + валидация. Возможно, здесь тоже нужно «предлагается подход к валидации»?</w:t>
      </w:r>
    </w:p>
  </w:comment>
  <w:comment w:id="2" w:author="Claude" w:date="2026-10-25T19:24:41Z" w:initials="Cl">
    <w:p>
      <w:r>
        <w:t xml:space="preserve">Замечание A5. Слово «среды» в «Событие среды поступает…» по замечанию удалено, но термин «событие среды» дальше используется (автомат A3, автомат A4, доработка 3). Предлагаю либо вернуть: «Событие среды поступает в систему автоматов извне…», либо заменить термин в остальном тексте. Опечатка «автомат к» исправлена на «автомат k».</w:t>
      </w:r>
    </w:p>
  </w:comment>
  <w:comment w:id="3" w:author="Claude" w:date="2026-10-25T19:24:41Z" w:initials="Cl">
    <w:p>
      <w:r>
        <w:t xml:space="preserve">Ответ на вопрос A8 («Из-за чего возникает ошибка и что делать»). В программе расхождение означает, что для данной системы произведение построено неверно. Причины: (1) нарушен допустимый порядок умножения (см. «Замечание о порядке умножения»), например A4 умножен раньше A3; (2) в системе есть конструкция, которую метод не поддерживает (обратный вызов; реакция вложенного автомата на событие входа в состояние); (3) ошибка в программе. В случаях 1–2 помогает корректировка системы или порядка умножения, в случае 3 – исправление программы. Возможно, стоит упомянуть это в тексте этапа.</w:t>
      </w:r>
    </w:p>
  </w:comment>
  <w:comment w:id="4" w:author="Claude" w:date="2026-10-25T19:24:41Z" w:initials="Cl">
    <w:p>
      <w:r>
        <w:t xml:space="preserve">B6. В руководстве журнала (i-us.ru, «Руководство для авторов») про точку в конце подписи ничего не сказано; убрал по типографской норме. Номера «Рис. N.» добавлены, так как в тексте теперь есть ссылки на рис. 1–5. Журнал требует подрисуночные подписи и заголовки таблиц на русском и английском языках, а таблицы – закрытые (с линейками со всех сторон); это можно сделать следующим кругом.</w:t>
      </w:r>
    </w:p>
  </w:comment>
  <w:comment w:id="5" w:author="Claude" w:date="2026-10-25T19:24:41Z" w:initials="Cl">
    <w:p>
      <w:r>
        <w:t xml:space="preserve">A14. Рисунок уменьшен до 70 %: старый размер помечен удалённым, новый – вставленным.</w:t>
      </w:r>
    </w:p>
  </w:comment>
  <w:comment w:id="6" w:author="Claude" w:date="2026-10-25T19:24:41Z" w:initials="Cl">
    <w:p>
      <w:r>
        <w:t xml:space="preserve">A14. Рисунок перерисован вручную: одна петля, пометки через запятую. Над чертой – входные воздействия, под чертой – выходные в том же порядке (e01 &amp; y0=2 → z41, e06 &amp; y0=4 → z40, e33 → z42). Если удобнее пары, можно подписать так: «e01 &amp; y0=2 / z41, e06 &amp; y0=4 / z40, e33 / z42».</w:t>
      </w:r>
    </w:p>
  </w:comment>
  <w:comment w:id="7" w:author="Claude" w:date="2026-10-25T19:24:41Z" w:initials="Cl">
    <w:p>
      <w:r>
        <w:t xml:space="preserve">Таблицы 2–7 вставлены картинками. Картинка таблицы 2 устарела: в выходах A0 указаны e01, e05 для A2 и e01, e06 для A4 – это события, которые A2 и A4 получают через вложенность, A0 их не отправляет. То же для e33 в выходах A3 (таблица 5). Предлагаю следующим кругом заменить картинки таблицами Word (журнал требует закрытые таблицы и заголовки на двух языках).</w:t>
      </w:r>
    </w:p>
  </w:comment>
  <w:comment w:id="8" w:author="Claude" w:date="2026-10-25T19:24:41Z" w:initials="Cl">
    <w:p>
      <w:r>
        <w:t xml:space="preserve">В таблице 1 этого документа нет столбца с номерами случаев, поэтому ссылки «(случай N)» по тексту заменены на ограничения: случай 2 → ограничение 1, случай 3 → ограничение 2, случай 4 → ограничение 3 (как в замечании A18). «Переход в состояние … автомат A3 проверяет гвард» исправлено на «При переходе…».</w:t>
      </w:r>
    </w:p>
  </w:comment>
  <w:comment w:id="9" w:author="Claude" w:date="2026-10-25T19:24:41Z" w:initials="Cl">
    <w:p>
      <w:r>
        <w:t xml:space="preserve">A22: верно, при описании отдельных автоматов произведения ещё нет. Формулировка изменена: событие поступает A4 одновременно с переходом A3 – это свойство исходной системы, а не произведения. A23: ссылка на доработку 4 здесь – ссылка вперёд на раздел «Доработки метода»; теперь она это явно указывает. Порядок доработок 3 и 4 – порядок их появления: доработка 3 исправляет ошибку, доработка 4 добавляет доставку адресованных событий через вложенность.</w:t>
      </w:r>
    </w:p>
  </w:comment>
  <w:comment w:id="10" w:author="Claude" w:date="2026-10-25T19:24:41Z" w:initials="Cl">
    <w:p>
      <w:r>
        <w:t xml:space="preserve">B5: «туш» заменён на «звуковой сигнал выигрыша джекпота (z42)». В таблице 6 и в модели z42 описан как «Проиграть туш джекпота» – стоит переименовать и там.</w:t>
      </w:r>
    </w:p>
  </w:comment>
  <w:comment w:id="11" w:author="Claude" w:date="2026-10-25T19:24:41Z" w:initials="Cl">
    <w:p>
      <w:r>
        <w:t xml:space="preserve">B9: замечание просит переименовать этап «Валидация», а замечание B17 (новый список этапов) оставляет этап 7 «Валидация (в инженерном смысле этого слова)». Здесь сослался на этап 7 по номеру и заменил «эталонную модель» на формулировку этапа 7 («исходная (откорректированная) система автоматов»), чтобы не вводить отдельный термин.</w:t>
      </w:r>
    </w:p>
  </w:comment>
  <w:comment w:id="12" w:author="Claude" w:date="2026-10-25T19:24:41Z" w:initials="Cl">
    <w:p>
      <w:r>
        <w:t xml:space="preserve">B12/B13: фраза «Это проверено … в порядке A0, A1, A2, A4, A3» устарела: она была верна до доработки 4. Сейчас при таком порядке программа сообщает об ошибке, потому что A4 получает e33 через вложенность и должен умножаться после A3. Противоречие, отмеченное в B13, снято: требование на порядок снято для адресованных событий, поступающих напрямую, и остаётся для поступающих через вложенность (новый абзац ниже).</w:t>
      </w:r>
    </w:p>
  </w:comment>
  <w:comment w:id="13" w:author="Claude" w:date="2026-10-25T19:24:41Z" w:initials="Cl">
    <w:p>
      <w:r>
        <w:t xml:space="preserve">C1. Ограничение сохраняется – проверено на программе: A адресует событие B, B в ответ адресует событие A; в произведении реакция A на ответ теряется, проверка (этап 7) находит расхождение. Проверьте, пожалуйста, что определение «обратного вызова» совпадает с формулировкой в выходящей статье.</w:t>
      </w:r>
    </w:p>
  </w:comment>
  <w:comment w:id="14" w:author="Claude" w:date="2026-10-25T19:24:41Z" w:initials="Cl">
    <w:p>
      <w:r>
        <w:t xml:space="preserve">B14 (???): метод строит произведение, перебирая для текущего состояния переходы. Целевое состояние перехода становится известно только после выбора перехода, поэтому автоматы, вложенные в него, сейчас не опрашиваются о реакции на это же событие. Формулировка уточнена.</w:t>
      </w:r>
    </w:p>
  </w:comment>
  <w:comment w:id="15" w:author="Claude" w:date="2026-10-25T19:24:41Z" w:initials="Cl">
    <w:p>
      <w:r>
        <w:t xml:space="preserve">B15: числа – из программы (A0: 5 состояний, A1: 4, A2: 4, A3: 2, A4: 1). Проверка перебирает и значения входных переменных x01, x02, x11, x30 – можно указать, если нужно. Проверьте, что репозиторий публичный и что ссылка должна вести на основную ветку.</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spacing w:line="240" w:lineRule="auto"/>
      <w:jc w:val="both"/>
      <w:rPr>
        <w:rFonts w:ascii="Times New Roman" w:cs="Times New Roman" w:eastAsia="Times New Roman" w:hAnsi="Times New Roman"/>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r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8.png"/><Relationship Id="rIdR1" Type="http://schemas.openxmlformats.org/officeDocument/2006/relationships/image" Target="media/image_r1.png"/><Relationship Id="rIdComments1" Type="http://schemas.openxmlformats.org/officeDocument/2006/relationships/comments" Target="comment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